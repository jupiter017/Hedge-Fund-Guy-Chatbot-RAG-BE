
<file path=[Content_Types].xml><?xml version="1.0" encoding="utf-8"?>
<Types xmlns="http://schemas.openxmlformats.org/package/2006/content-types">
  <Default Extension="emf" ContentType="image/x-emf"/>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D59577" w14:textId="77777777" w:rsidR="00686A23" w:rsidRDefault="00686A23">
      <w:pPr>
        <w:pStyle w:val="FreeForm"/>
        <w:keepNext w:val="0"/>
        <w:rPr>
          <w:rFonts w:ascii="Times New Roman" w:hAnsi="Times New Roman"/>
          <w:sz w:val="36"/>
        </w:rPr>
      </w:pPr>
    </w:p>
    <w:p w14:paraId="6CD3B8C4" w14:textId="77777777" w:rsidR="00686A23" w:rsidRDefault="00686A23">
      <w:pPr>
        <w:pStyle w:val="FreeForm"/>
        <w:keepNext w:val="0"/>
        <w:rPr>
          <w:rFonts w:ascii="Times New Roman" w:hAnsi="Times New Roman"/>
          <w:sz w:val="36"/>
        </w:rPr>
      </w:pPr>
    </w:p>
    <w:p w14:paraId="11641C6F" w14:textId="77777777" w:rsidR="00686A23" w:rsidRDefault="00686A23">
      <w:pPr>
        <w:pStyle w:val="FreeForm"/>
        <w:keepNext w:val="0"/>
        <w:rPr>
          <w:rFonts w:ascii="Times New Roman" w:hAnsi="Times New Roman"/>
          <w:sz w:val="36"/>
        </w:rPr>
      </w:pPr>
    </w:p>
    <w:p w14:paraId="48A39116" w14:textId="77777777" w:rsidR="00686A23" w:rsidRDefault="00686A23">
      <w:pPr>
        <w:pStyle w:val="FreeForm"/>
        <w:keepNext w:val="0"/>
        <w:rPr>
          <w:rFonts w:ascii="Times New Roman" w:hAnsi="Times New Roman"/>
          <w:sz w:val="36"/>
        </w:rPr>
      </w:pPr>
    </w:p>
    <w:p w14:paraId="4601CCC3" w14:textId="77777777" w:rsidR="00686A23" w:rsidRDefault="00686A23">
      <w:pPr>
        <w:pStyle w:val="FreeForm"/>
        <w:keepNext w:val="0"/>
        <w:rPr>
          <w:rFonts w:ascii="Times New Roman" w:hAnsi="Times New Roman"/>
          <w:sz w:val="36"/>
        </w:rPr>
      </w:pPr>
    </w:p>
    <w:p w14:paraId="4E193187" w14:textId="77777777" w:rsidR="00686A23" w:rsidRPr="00DA2651" w:rsidRDefault="00686A23" w:rsidP="00DA2651">
      <w:pPr>
        <w:pStyle w:val="Heading1"/>
        <w:rPr>
          <w:sz w:val="56"/>
          <w:szCs w:val="56"/>
        </w:rPr>
      </w:pPr>
      <w:bookmarkStart w:id="0" w:name="_Toc196105735"/>
      <w:r w:rsidRPr="00DA2651">
        <w:rPr>
          <w:sz w:val="56"/>
          <w:szCs w:val="56"/>
        </w:rPr>
        <w:t>The Investment Survival</w:t>
      </w:r>
      <w:bookmarkEnd w:id="0"/>
    </w:p>
    <w:p w14:paraId="378DD5F8" w14:textId="77777777" w:rsidR="00686A23" w:rsidRPr="00DA2651" w:rsidRDefault="00686A23" w:rsidP="00DA2651">
      <w:pPr>
        <w:pStyle w:val="Heading1"/>
        <w:rPr>
          <w:sz w:val="56"/>
          <w:szCs w:val="56"/>
        </w:rPr>
      </w:pPr>
      <w:bookmarkStart w:id="1" w:name="_Toc196105736"/>
      <w:r w:rsidRPr="00DA2651">
        <w:rPr>
          <w:sz w:val="56"/>
          <w:szCs w:val="56"/>
        </w:rPr>
        <w:t>Guide</w:t>
      </w:r>
      <w:bookmarkEnd w:id="1"/>
    </w:p>
    <w:p w14:paraId="57566156" w14:textId="77777777" w:rsidR="00686A23" w:rsidRPr="00A53068" w:rsidRDefault="00686A23" w:rsidP="00A53068">
      <w:pPr>
        <w:pStyle w:val="Heading1"/>
        <w:rPr>
          <w:sz w:val="56"/>
          <w:szCs w:val="56"/>
        </w:rPr>
      </w:pPr>
    </w:p>
    <w:p w14:paraId="27E0FCB5" w14:textId="77777777" w:rsidR="00686A23" w:rsidRPr="00A53068" w:rsidRDefault="00686A23" w:rsidP="00A53068">
      <w:pPr>
        <w:jc w:val="center"/>
        <w:rPr>
          <w:sz w:val="56"/>
          <w:szCs w:val="56"/>
        </w:rPr>
      </w:pPr>
      <w:r w:rsidRPr="00A53068">
        <w:rPr>
          <w:sz w:val="56"/>
          <w:szCs w:val="56"/>
        </w:rPr>
        <w:t>Making the Most</w:t>
      </w:r>
    </w:p>
    <w:p w14:paraId="7D4B64C5" w14:textId="77777777" w:rsidR="00686A23" w:rsidRPr="00A53068" w:rsidRDefault="00686A23" w:rsidP="00A53068">
      <w:pPr>
        <w:jc w:val="center"/>
        <w:rPr>
          <w:sz w:val="56"/>
          <w:szCs w:val="56"/>
        </w:rPr>
      </w:pPr>
      <w:r w:rsidRPr="00A53068">
        <w:rPr>
          <w:sz w:val="56"/>
          <w:szCs w:val="56"/>
        </w:rPr>
        <w:t>Of</w:t>
      </w:r>
    </w:p>
    <w:p w14:paraId="5065E289" w14:textId="77777777" w:rsidR="00686A23" w:rsidRPr="00A53068" w:rsidRDefault="00686A23" w:rsidP="00A53068">
      <w:pPr>
        <w:jc w:val="center"/>
        <w:rPr>
          <w:sz w:val="56"/>
          <w:szCs w:val="56"/>
        </w:rPr>
      </w:pPr>
      <w:r w:rsidRPr="00A53068">
        <w:rPr>
          <w:sz w:val="56"/>
          <w:szCs w:val="56"/>
        </w:rPr>
        <w:t>What’s Left of Your Money</w:t>
      </w:r>
    </w:p>
    <w:p w14:paraId="6FB07D1B" w14:textId="77777777" w:rsidR="00686A23" w:rsidRDefault="00686A23" w:rsidP="00DA2651">
      <w:pPr>
        <w:pStyle w:val="TOC11"/>
        <w:tabs>
          <w:tab w:val="clear" w:pos="8630"/>
          <w:tab w:val="right" w:leader="dot" w:pos="8620"/>
        </w:tabs>
        <w:jc w:val="center"/>
        <w:rPr>
          <w:rFonts w:ascii="Times New Roman" w:hAnsi="Times New Roman"/>
          <w:b/>
        </w:rPr>
      </w:pPr>
    </w:p>
    <w:p w14:paraId="60BC5EC1" w14:textId="77777777" w:rsidR="00686A23" w:rsidRDefault="00686A23" w:rsidP="00DA2651">
      <w:pPr>
        <w:pStyle w:val="ListParagraph"/>
        <w:ind w:left="0" w:firstLine="720"/>
        <w:jc w:val="center"/>
        <w:rPr>
          <w:sz w:val="32"/>
        </w:rPr>
      </w:pPr>
      <w:r>
        <w:rPr>
          <w:sz w:val="32"/>
        </w:rPr>
        <w:t>By Harvey Sax</w:t>
      </w:r>
    </w:p>
    <w:p w14:paraId="358C0C53" w14:textId="77777777" w:rsidR="00067F06" w:rsidRPr="00C524B1" w:rsidRDefault="00067F06" w:rsidP="00067F06">
      <w:pPr>
        <w:pStyle w:val="ListParagraph"/>
        <w:ind w:left="0" w:firstLine="720"/>
        <w:jc w:val="center"/>
        <w:rPr>
          <w:sz w:val="32"/>
        </w:rPr>
      </w:pPr>
      <w:r>
        <w:rPr>
          <w:sz w:val="32"/>
        </w:rPr>
        <w:t>Edited By Jesse Wilensky</w:t>
      </w:r>
    </w:p>
    <w:p w14:paraId="58C18971" w14:textId="77777777" w:rsidR="00FE7682" w:rsidRDefault="00686A23" w:rsidP="005435F9">
      <w:pPr>
        <w:pStyle w:val="ListParagraph"/>
        <w:ind w:left="0" w:firstLine="720"/>
        <w:jc w:val="center"/>
      </w:pPr>
      <w:r>
        <w:br w:type="page"/>
      </w:r>
    </w:p>
    <w:p w14:paraId="13C2A439" w14:textId="77777777" w:rsidR="005435F9" w:rsidRDefault="005435F9" w:rsidP="005435F9">
      <w:pPr>
        <w:spacing w:line="240" w:lineRule="auto"/>
        <w:ind w:firstLine="720"/>
      </w:pPr>
      <w:r>
        <w:lastRenderedPageBreak/>
        <w:t xml:space="preserve">In 2001, I started investing with the idea that I had to make a living out of it.  Now that’s a bold thought, providing for your family, a loving wife and two small boys from the vagaries of the stock market.  But I really didn’t have much choice.  </w:t>
      </w:r>
      <w:commentRangeStart w:id="2"/>
      <w:r>
        <w:t xml:space="preserve">The company that I had spent the last five years of my life building was a bust, a casualty of the Dot.com bubble.  </w:t>
      </w:r>
      <w:commentRangeEnd w:id="2"/>
      <w:r w:rsidR="004C1392">
        <w:rPr>
          <w:rStyle w:val="CommentReference"/>
        </w:rPr>
        <w:commentReference w:id="2"/>
      </w:r>
      <w:r>
        <w:t xml:space="preserve">The job prospects for a dot.com executive were bleak.  I figured I had nothing to lose by putting to work what I had learned over the years from being a stockbroker, investment banker, entrepreneur, and CEO of a publicly traded company.   Fortunately for my family and me, my plan not only worked, but it succeeded beyond my wildest expectations.  </w:t>
      </w:r>
    </w:p>
    <w:p w14:paraId="2D22CEF6" w14:textId="77777777" w:rsidR="005435F9" w:rsidRDefault="005435F9" w:rsidP="005435F9">
      <w:pPr>
        <w:spacing w:line="240" w:lineRule="auto"/>
        <w:ind w:firstLine="720"/>
      </w:pPr>
      <w:r>
        <w:t>I’m not going to tell you everything I know because the truth is that I’m still learning.  I am continuing to evolve and refine this craft.   Stock market investing may be the only activity that you get better at with age</w:t>
      </w:r>
      <w:r w:rsidRPr="009D2516">
        <w:t xml:space="preserve"> </w:t>
      </w:r>
      <w:r>
        <w:t xml:space="preserve">I just turned 60 and over the last 10 years, I’ve made five times my money.  Now that might not sound like a lot of money to a small business owner but in the world of stock market investing, it’s huge. That’s good enough to place me in the ranks of the top 10 hedge fund managers in the world had I been one during that time. </w:t>
      </w:r>
    </w:p>
    <w:p w14:paraId="2B6A8C4F" w14:textId="77777777" w:rsidR="005435F9" w:rsidRDefault="005435F9" w:rsidP="005435F9">
      <w:pPr>
        <w:spacing w:line="240" w:lineRule="auto"/>
        <w:ind w:firstLine="720"/>
      </w:pPr>
      <w:r>
        <w:t xml:space="preserve">This book is not going to teach you about economics.  It’s not going to attempt to explain the concepts of investing or try to convince you of the merits of investing for the long term.  After </w:t>
      </w:r>
      <w:proofErr w:type="gramStart"/>
      <w:r>
        <w:t>all</w:t>
      </w:r>
      <w:proofErr w:type="gramEnd"/>
      <w:r>
        <w:t xml:space="preserve"> in the long term we are all going to be dead and making the most of what’s left of our money will be somebody else’s problem, not yours. </w:t>
      </w:r>
    </w:p>
    <w:p w14:paraId="31957D7B" w14:textId="77777777" w:rsidR="005435F9" w:rsidRDefault="005435F9" w:rsidP="005435F9">
      <w:pPr>
        <w:spacing w:line="240" w:lineRule="auto"/>
        <w:ind w:firstLine="720"/>
      </w:pPr>
      <w:r>
        <w:t xml:space="preserve">If you are facing imminent retirement or already retired and are worried that you don’t have enough money to live on, this book will show you concrete and immediate steps to correct that situation.  If you are fed up with investing and the false promises of financial advisors and gurus, I will provide you with specific detailed strategies that you can replicate for superior and absolute returns, not that phony baloney relative outperformance.    </w:t>
      </w:r>
      <w:r>
        <w:rPr>
          <w:u w:val="single"/>
        </w:rPr>
        <w:t>The Investment Survival Guide</w:t>
      </w:r>
      <w:r>
        <w:t xml:space="preserve"> is not one of those scams that </w:t>
      </w:r>
      <w:proofErr w:type="gramStart"/>
      <w:r>
        <w:t>tells</w:t>
      </w:r>
      <w:proofErr w:type="gramEnd"/>
      <w:r>
        <w:t xml:space="preserve"> you how I turned $20,000 into $5 million.  I will not make you rich beyond your wildest </w:t>
      </w:r>
      <w:proofErr w:type="gramStart"/>
      <w:r>
        <w:t>dreams</w:t>
      </w:r>
      <w:proofErr w:type="gramEnd"/>
      <w:r>
        <w:t xml:space="preserve"> but I guarantee I </w:t>
      </w:r>
      <w:r>
        <w:rPr>
          <w:b/>
        </w:rPr>
        <w:t>will</w:t>
      </w:r>
      <w:r>
        <w:t xml:space="preserve"> make the </w:t>
      </w:r>
      <w:r>
        <w:rPr>
          <w:b/>
        </w:rPr>
        <w:t>most</w:t>
      </w:r>
      <w:r>
        <w:t xml:space="preserve"> of the money you have left.    And that may be the only guarantee you can get in the investment business.  If after reading the </w:t>
      </w:r>
      <w:r>
        <w:rPr>
          <w:u w:val="single"/>
        </w:rPr>
        <w:t>Investment Survival Guide</w:t>
      </w:r>
      <w:r>
        <w:t xml:space="preserve">, you feel </w:t>
      </w:r>
      <w:proofErr w:type="gramStart"/>
      <w:r>
        <w:t>differently</w:t>
      </w:r>
      <w:proofErr w:type="gramEnd"/>
      <w:r>
        <w:t>, just write or call me and I’ll refund every dime you spent on it.</w:t>
      </w:r>
    </w:p>
    <w:p w14:paraId="4EFB95CC" w14:textId="77777777" w:rsidR="005435F9" w:rsidRDefault="005435F9" w:rsidP="005435F9">
      <w:pPr>
        <w:spacing w:line="240" w:lineRule="auto"/>
      </w:pPr>
    </w:p>
    <w:p w14:paraId="24AEA334" w14:textId="77777777" w:rsidR="005435F9" w:rsidRDefault="005435F9" w:rsidP="005435F9">
      <w:pPr>
        <w:spacing w:line="240" w:lineRule="auto"/>
      </w:pPr>
    </w:p>
    <w:p w14:paraId="5AB7D18A" w14:textId="77777777" w:rsidR="005435F9" w:rsidRDefault="005435F9" w:rsidP="005435F9">
      <w:pPr>
        <w:spacing w:line="240" w:lineRule="auto"/>
      </w:pPr>
    </w:p>
    <w:p w14:paraId="58EE7831" w14:textId="77777777" w:rsidR="005435F9" w:rsidRDefault="005435F9" w:rsidP="005435F9">
      <w:pPr>
        <w:spacing w:line="240" w:lineRule="auto"/>
      </w:pPr>
      <w:r>
        <w:t>Yours truly,</w:t>
      </w:r>
    </w:p>
    <w:p w14:paraId="4F85E091" w14:textId="77777777" w:rsidR="005435F9" w:rsidRDefault="005435F9" w:rsidP="005435F9">
      <w:pPr>
        <w:spacing w:line="240" w:lineRule="auto"/>
      </w:pPr>
    </w:p>
    <w:p w14:paraId="5E0502AD" w14:textId="77777777" w:rsidR="005435F9" w:rsidRDefault="005435F9" w:rsidP="005435F9">
      <w:pPr>
        <w:spacing w:line="240" w:lineRule="auto"/>
      </w:pPr>
      <w:r>
        <w:rPr>
          <w:noProof/>
        </w:rPr>
        <w:drawing>
          <wp:inline distT="0" distB="0" distL="0" distR="0" wp14:anchorId="61927F39" wp14:editId="4C27860C">
            <wp:extent cx="889000" cy="850900"/>
            <wp:effectExtent l="0" t="0" r="0" b="1270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89000" cy="850900"/>
                    </a:xfrm>
                    <a:prstGeom prst="rect">
                      <a:avLst/>
                    </a:prstGeom>
                    <a:noFill/>
                    <a:ln>
                      <a:noFill/>
                    </a:ln>
                  </pic:spPr>
                </pic:pic>
              </a:graphicData>
            </a:graphic>
          </wp:inline>
        </w:drawing>
      </w:r>
    </w:p>
    <w:p w14:paraId="01448530" w14:textId="77777777" w:rsidR="005435F9" w:rsidRDefault="005435F9" w:rsidP="005435F9">
      <w:pPr>
        <w:spacing w:line="240" w:lineRule="auto"/>
      </w:pPr>
      <w:r>
        <w:t>Harvey Warren Sax</w:t>
      </w:r>
    </w:p>
    <w:p w14:paraId="3CB629DA" w14:textId="77777777" w:rsidR="00FE7682" w:rsidRDefault="00FE7682">
      <w:pPr>
        <w:sectPr w:rsidR="00FE7682">
          <w:headerReference w:type="even" r:id="rId12"/>
          <w:headerReference w:type="default" r:id="rId13"/>
          <w:pgSz w:w="12240" w:h="15840"/>
          <w:pgMar w:top="2160" w:right="1440" w:bottom="1440" w:left="1800" w:header="720" w:footer="0" w:gutter="0"/>
          <w:cols w:space="720"/>
          <w:titlePg/>
        </w:sectPr>
      </w:pPr>
    </w:p>
    <w:p w14:paraId="33705881" w14:textId="77777777" w:rsidR="00686A23" w:rsidRDefault="00686A23">
      <w:pPr>
        <w:rPr>
          <w:sz w:val="36"/>
        </w:rPr>
      </w:pPr>
    </w:p>
    <w:sdt>
      <w:sdtPr>
        <w:rPr>
          <w:rFonts w:eastAsia="ヒラギノ角ゴ Pro W3" w:cs="Times New Roman"/>
          <w:bCs w:val="0"/>
          <w:color w:val="000000"/>
          <w:sz w:val="24"/>
          <w:szCs w:val="24"/>
        </w:rPr>
        <w:id w:val="308139166"/>
        <w:docPartObj>
          <w:docPartGallery w:val="Table of Contents"/>
          <w:docPartUnique/>
        </w:docPartObj>
      </w:sdtPr>
      <w:sdtEndPr>
        <w:rPr>
          <w:b/>
          <w:noProof/>
        </w:rPr>
      </w:sdtEndPr>
      <w:sdtContent>
        <w:p w14:paraId="780016AA" w14:textId="77777777" w:rsidR="00877927" w:rsidRDefault="00877927">
          <w:pPr>
            <w:pStyle w:val="TOCHeading"/>
          </w:pPr>
          <w:r>
            <w:t>Table of Contents</w:t>
          </w:r>
        </w:p>
        <w:p w14:paraId="367274BD" w14:textId="77777777" w:rsidR="00AC1CB5" w:rsidRDefault="00877927">
          <w:pPr>
            <w:pStyle w:val="TOC1"/>
            <w:rPr>
              <w:rFonts w:eastAsiaTheme="minorEastAsia" w:cstheme="minorBidi"/>
              <w:b w:val="0"/>
              <w:noProof/>
              <w:color w:val="auto"/>
              <w:sz w:val="24"/>
              <w:szCs w:val="24"/>
              <w:lang w:eastAsia="ja-JP"/>
            </w:rPr>
          </w:pPr>
          <w:r>
            <w:fldChar w:fldCharType="begin"/>
          </w:r>
          <w:r>
            <w:instrText xml:space="preserve"> TOC \o "1-3" \h \z \u </w:instrText>
          </w:r>
          <w:r>
            <w:fldChar w:fldCharType="separate"/>
          </w:r>
          <w:r w:rsidR="00AC1CB5">
            <w:rPr>
              <w:noProof/>
            </w:rPr>
            <w:t>The Investment Survival</w:t>
          </w:r>
          <w:r w:rsidR="00AC1CB5">
            <w:rPr>
              <w:noProof/>
            </w:rPr>
            <w:tab/>
          </w:r>
          <w:r w:rsidR="00AC1CB5">
            <w:rPr>
              <w:noProof/>
            </w:rPr>
            <w:fldChar w:fldCharType="begin"/>
          </w:r>
          <w:r w:rsidR="00AC1CB5">
            <w:rPr>
              <w:noProof/>
            </w:rPr>
            <w:instrText xml:space="preserve"> PAGEREF _Toc196105735 \h </w:instrText>
          </w:r>
          <w:r w:rsidR="00AC1CB5">
            <w:rPr>
              <w:noProof/>
            </w:rPr>
          </w:r>
          <w:r w:rsidR="00AC1CB5">
            <w:rPr>
              <w:noProof/>
            </w:rPr>
            <w:fldChar w:fldCharType="separate"/>
          </w:r>
          <w:r w:rsidR="00BB5527">
            <w:rPr>
              <w:noProof/>
            </w:rPr>
            <w:t>1</w:t>
          </w:r>
          <w:r w:rsidR="00AC1CB5">
            <w:rPr>
              <w:noProof/>
            </w:rPr>
            <w:fldChar w:fldCharType="end"/>
          </w:r>
        </w:p>
        <w:p w14:paraId="5FF54F99" w14:textId="77777777" w:rsidR="00AC1CB5" w:rsidRDefault="00AC1CB5">
          <w:pPr>
            <w:pStyle w:val="TOC1"/>
            <w:rPr>
              <w:rFonts w:eastAsiaTheme="minorEastAsia" w:cstheme="minorBidi"/>
              <w:b w:val="0"/>
              <w:noProof/>
              <w:color w:val="auto"/>
              <w:sz w:val="24"/>
              <w:szCs w:val="24"/>
              <w:lang w:eastAsia="ja-JP"/>
            </w:rPr>
          </w:pPr>
          <w:r>
            <w:rPr>
              <w:noProof/>
            </w:rPr>
            <w:t>Guide</w:t>
          </w:r>
          <w:r>
            <w:rPr>
              <w:noProof/>
            </w:rPr>
            <w:tab/>
          </w:r>
          <w:r>
            <w:rPr>
              <w:noProof/>
            </w:rPr>
            <w:fldChar w:fldCharType="begin"/>
          </w:r>
          <w:r>
            <w:rPr>
              <w:noProof/>
            </w:rPr>
            <w:instrText xml:space="preserve"> PAGEREF _Toc196105736 \h </w:instrText>
          </w:r>
          <w:r>
            <w:rPr>
              <w:noProof/>
            </w:rPr>
          </w:r>
          <w:r>
            <w:rPr>
              <w:noProof/>
            </w:rPr>
            <w:fldChar w:fldCharType="separate"/>
          </w:r>
          <w:r w:rsidR="00BB5527">
            <w:rPr>
              <w:noProof/>
            </w:rPr>
            <w:t>1</w:t>
          </w:r>
          <w:r>
            <w:rPr>
              <w:noProof/>
            </w:rPr>
            <w:fldChar w:fldCharType="end"/>
          </w:r>
        </w:p>
        <w:p w14:paraId="60FB91B9" w14:textId="77777777" w:rsidR="00AC1CB5" w:rsidRDefault="00AC1CB5">
          <w:pPr>
            <w:pStyle w:val="TOC1"/>
            <w:rPr>
              <w:rFonts w:eastAsiaTheme="minorEastAsia" w:cstheme="minorBidi"/>
              <w:b w:val="0"/>
              <w:noProof/>
              <w:color w:val="auto"/>
              <w:sz w:val="24"/>
              <w:szCs w:val="24"/>
              <w:lang w:eastAsia="ja-JP"/>
            </w:rPr>
          </w:pPr>
          <w:r>
            <w:rPr>
              <w:noProof/>
            </w:rPr>
            <w:t>The 24 Hour Rise And Fall Of My Financial Career</w:t>
          </w:r>
          <w:r>
            <w:rPr>
              <w:noProof/>
            </w:rPr>
            <w:tab/>
          </w:r>
          <w:r>
            <w:rPr>
              <w:noProof/>
            </w:rPr>
            <w:fldChar w:fldCharType="begin"/>
          </w:r>
          <w:r>
            <w:rPr>
              <w:noProof/>
            </w:rPr>
            <w:instrText xml:space="preserve"> PAGEREF _Toc196105737 \h </w:instrText>
          </w:r>
          <w:r>
            <w:rPr>
              <w:noProof/>
            </w:rPr>
          </w:r>
          <w:r>
            <w:rPr>
              <w:noProof/>
            </w:rPr>
            <w:fldChar w:fldCharType="separate"/>
          </w:r>
          <w:r w:rsidR="00BB5527">
            <w:rPr>
              <w:noProof/>
            </w:rPr>
            <w:t>4</w:t>
          </w:r>
          <w:r>
            <w:rPr>
              <w:noProof/>
            </w:rPr>
            <w:fldChar w:fldCharType="end"/>
          </w:r>
        </w:p>
        <w:p w14:paraId="2E124AB0" w14:textId="77777777" w:rsidR="00AC1CB5" w:rsidRDefault="00AC1CB5">
          <w:pPr>
            <w:pStyle w:val="TOC1"/>
            <w:rPr>
              <w:rFonts w:eastAsiaTheme="minorEastAsia" w:cstheme="minorBidi"/>
              <w:b w:val="0"/>
              <w:noProof/>
              <w:color w:val="auto"/>
              <w:sz w:val="24"/>
              <w:szCs w:val="24"/>
              <w:lang w:eastAsia="ja-JP"/>
            </w:rPr>
          </w:pPr>
          <w:r>
            <w:rPr>
              <w:noProof/>
            </w:rPr>
            <w:t>Investment Choices Today Are Challenging</w:t>
          </w:r>
          <w:r>
            <w:rPr>
              <w:noProof/>
            </w:rPr>
            <w:tab/>
          </w:r>
          <w:r>
            <w:rPr>
              <w:noProof/>
            </w:rPr>
            <w:fldChar w:fldCharType="begin"/>
          </w:r>
          <w:r>
            <w:rPr>
              <w:noProof/>
            </w:rPr>
            <w:instrText xml:space="preserve"> PAGEREF _Toc196105738 \h </w:instrText>
          </w:r>
          <w:r>
            <w:rPr>
              <w:noProof/>
            </w:rPr>
          </w:r>
          <w:r>
            <w:rPr>
              <w:noProof/>
            </w:rPr>
            <w:fldChar w:fldCharType="separate"/>
          </w:r>
          <w:r w:rsidR="00BB5527">
            <w:rPr>
              <w:noProof/>
            </w:rPr>
            <w:t>14</w:t>
          </w:r>
          <w:r>
            <w:rPr>
              <w:noProof/>
            </w:rPr>
            <w:fldChar w:fldCharType="end"/>
          </w:r>
        </w:p>
        <w:p w14:paraId="0EC80BAC" w14:textId="77777777" w:rsidR="00AC1CB5" w:rsidRDefault="00AC1CB5">
          <w:pPr>
            <w:pStyle w:val="TOC1"/>
            <w:rPr>
              <w:rFonts w:eastAsiaTheme="minorEastAsia" w:cstheme="minorBidi"/>
              <w:b w:val="0"/>
              <w:noProof/>
              <w:color w:val="auto"/>
              <w:sz w:val="24"/>
              <w:szCs w:val="24"/>
              <w:lang w:eastAsia="ja-JP"/>
            </w:rPr>
          </w:pPr>
          <w:r>
            <w:rPr>
              <w:noProof/>
            </w:rPr>
            <w:t>Don't Believe The Hype. You Can Beat The Market</w:t>
          </w:r>
          <w:r>
            <w:rPr>
              <w:noProof/>
            </w:rPr>
            <w:tab/>
          </w:r>
          <w:r>
            <w:rPr>
              <w:noProof/>
            </w:rPr>
            <w:fldChar w:fldCharType="begin"/>
          </w:r>
          <w:r>
            <w:rPr>
              <w:noProof/>
            </w:rPr>
            <w:instrText xml:space="preserve"> PAGEREF _Toc196105739 \h </w:instrText>
          </w:r>
          <w:r>
            <w:rPr>
              <w:noProof/>
            </w:rPr>
          </w:r>
          <w:r>
            <w:rPr>
              <w:noProof/>
            </w:rPr>
            <w:fldChar w:fldCharType="separate"/>
          </w:r>
          <w:r w:rsidR="00BB5527">
            <w:rPr>
              <w:noProof/>
            </w:rPr>
            <w:t>17</w:t>
          </w:r>
          <w:r>
            <w:rPr>
              <w:noProof/>
            </w:rPr>
            <w:fldChar w:fldCharType="end"/>
          </w:r>
        </w:p>
        <w:p w14:paraId="2B746EC5" w14:textId="77777777" w:rsidR="00AC1CB5" w:rsidRDefault="00AC1CB5">
          <w:pPr>
            <w:pStyle w:val="TOC1"/>
            <w:rPr>
              <w:rFonts w:eastAsiaTheme="minorEastAsia" w:cstheme="minorBidi"/>
              <w:b w:val="0"/>
              <w:noProof/>
              <w:color w:val="auto"/>
              <w:sz w:val="24"/>
              <w:szCs w:val="24"/>
              <w:lang w:eastAsia="ja-JP"/>
            </w:rPr>
          </w:pPr>
          <w:r>
            <w:rPr>
              <w:noProof/>
            </w:rPr>
            <w:t>So You Think You Got Style. But Which One?</w:t>
          </w:r>
          <w:r>
            <w:rPr>
              <w:noProof/>
            </w:rPr>
            <w:tab/>
          </w:r>
          <w:r>
            <w:rPr>
              <w:noProof/>
            </w:rPr>
            <w:fldChar w:fldCharType="begin"/>
          </w:r>
          <w:r>
            <w:rPr>
              <w:noProof/>
            </w:rPr>
            <w:instrText xml:space="preserve"> PAGEREF _Toc196105740 \h </w:instrText>
          </w:r>
          <w:r>
            <w:rPr>
              <w:noProof/>
            </w:rPr>
          </w:r>
          <w:r>
            <w:rPr>
              <w:noProof/>
            </w:rPr>
            <w:fldChar w:fldCharType="separate"/>
          </w:r>
          <w:r w:rsidR="00BB5527">
            <w:rPr>
              <w:noProof/>
            </w:rPr>
            <w:t>28</w:t>
          </w:r>
          <w:r>
            <w:rPr>
              <w:noProof/>
            </w:rPr>
            <w:fldChar w:fldCharType="end"/>
          </w:r>
        </w:p>
        <w:p w14:paraId="2CCA58A1" w14:textId="77777777" w:rsidR="00AC1CB5" w:rsidRDefault="00AC1CB5">
          <w:pPr>
            <w:pStyle w:val="TOC2"/>
            <w:tabs>
              <w:tab w:val="right" w:pos="8990"/>
            </w:tabs>
            <w:rPr>
              <w:rFonts w:eastAsiaTheme="minorEastAsia" w:cstheme="minorBidi"/>
              <w:i w:val="0"/>
              <w:noProof/>
              <w:color w:val="auto"/>
              <w:sz w:val="24"/>
              <w:szCs w:val="24"/>
              <w:lang w:eastAsia="ja-JP"/>
            </w:rPr>
          </w:pPr>
          <w:r>
            <w:rPr>
              <w:noProof/>
            </w:rPr>
            <w:t>Growth Stocks</w:t>
          </w:r>
          <w:r>
            <w:rPr>
              <w:noProof/>
            </w:rPr>
            <w:tab/>
          </w:r>
          <w:r>
            <w:rPr>
              <w:noProof/>
            </w:rPr>
            <w:fldChar w:fldCharType="begin"/>
          </w:r>
          <w:r>
            <w:rPr>
              <w:noProof/>
            </w:rPr>
            <w:instrText xml:space="preserve"> PAGEREF _Toc196105741 \h </w:instrText>
          </w:r>
          <w:r>
            <w:rPr>
              <w:noProof/>
            </w:rPr>
          </w:r>
          <w:r>
            <w:rPr>
              <w:noProof/>
            </w:rPr>
            <w:fldChar w:fldCharType="separate"/>
          </w:r>
          <w:r w:rsidR="00BB5527">
            <w:rPr>
              <w:noProof/>
            </w:rPr>
            <w:t>29</w:t>
          </w:r>
          <w:r>
            <w:rPr>
              <w:noProof/>
            </w:rPr>
            <w:fldChar w:fldCharType="end"/>
          </w:r>
        </w:p>
        <w:p w14:paraId="69B6E2E4" w14:textId="77777777" w:rsidR="00AC1CB5" w:rsidRDefault="00AC1CB5">
          <w:pPr>
            <w:pStyle w:val="TOC2"/>
            <w:tabs>
              <w:tab w:val="right" w:pos="8990"/>
            </w:tabs>
            <w:rPr>
              <w:rFonts w:eastAsiaTheme="minorEastAsia" w:cstheme="minorBidi"/>
              <w:i w:val="0"/>
              <w:noProof/>
              <w:color w:val="auto"/>
              <w:sz w:val="24"/>
              <w:szCs w:val="24"/>
              <w:lang w:eastAsia="ja-JP"/>
            </w:rPr>
          </w:pPr>
          <w:r w:rsidRPr="005A3F34">
            <w:rPr>
              <w:noProof/>
            </w:rPr>
            <w:t>Value Stocks</w:t>
          </w:r>
          <w:r>
            <w:rPr>
              <w:noProof/>
            </w:rPr>
            <w:tab/>
          </w:r>
          <w:r>
            <w:rPr>
              <w:noProof/>
            </w:rPr>
            <w:fldChar w:fldCharType="begin"/>
          </w:r>
          <w:r>
            <w:rPr>
              <w:noProof/>
            </w:rPr>
            <w:instrText xml:space="preserve"> PAGEREF _Toc196105742 \h </w:instrText>
          </w:r>
          <w:r>
            <w:rPr>
              <w:noProof/>
            </w:rPr>
          </w:r>
          <w:r>
            <w:rPr>
              <w:noProof/>
            </w:rPr>
            <w:fldChar w:fldCharType="separate"/>
          </w:r>
          <w:r w:rsidR="00BB5527">
            <w:rPr>
              <w:noProof/>
            </w:rPr>
            <w:t>31</w:t>
          </w:r>
          <w:r>
            <w:rPr>
              <w:noProof/>
            </w:rPr>
            <w:fldChar w:fldCharType="end"/>
          </w:r>
        </w:p>
        <w:p w14:paraId="282B2CD5" w14:textId="77777777" w:rsidR="00AC1CB5" w:rsidRDefault="00AC1CB5">
          <w:pPr>
            <w:pStyle w:val="TOC2"/>
            <w:tabs>
              <w:tab w:val="right" w:pos="8990"/>
            </w:tabs>
            <w:rPr>
              <w:rFonts w:eastAsiaTheme="minorEastAsia" w:cstheme="minorBidi"/>
              <w:i w:val="0"/>
              <w:noProof/>
              <w:color w:val="auto"/>
              <w:sz w:val="24"/>
              <w:szCs w:val="24"/>
              <w:lang w:eastAsia="ja-JP"/>
            </w:rPr>
          </w:pPr>
          <w:r w:rsidRPr="005A3F34">
            <w:rPr>
              <w:noProof/>
            </w:rPr>
            <w:t>Income Investing: The Zero Interest Challenge</w:t>
          </w:r>
          <w:r>
            <w:rPr>
              <w:noProof/>
            </w:rPr>
            <w:tab/>
          </w:r>
          <w:r>
            <w:rPr>
              <w:noProof/>
            </w:rPr>
            <w:fldChar w:fldCharType="begin"/>
          </w:r>
          <w:r>
            <w:rPr>
              <w:noProof/>
            </w:rPr>
            <w:instrText xml:space="preserve"> PAGEREF _Toc196105743 \h </w:instrText>
          </w:r>
          <w:r>
            <w:rPr>
              <w:noProof/>
            </w:rPr>
          </w:r>
          <w:r>
            <w:rPr>
              <w:noProof/>
            </w:rPr>
            <w:fldChar w:fldCharType="separate"/>
          </w:r>
          <w:r w:rsidR="00BB5527">
            <w:rPr>
              <w:noProof/>
            </w:rPr>
            <w:t>34</w:t>
          </w:r>
          <w:r>
            <w:rPr>
              <w:noProof/>
            </w:rPr>
            <w:fldChar w:fldCharType="end"/>
          </w:r>
        </w:p>
        <w:p w14:paraId="1B639F5A" w14:textId="77777777" w:rsidR="00AC1CB5" w:rsidRDefault="00AC1CB5">
          <w:pPr>
            <w:pStyle w:val="TOC2"/>
            <w:tabs>
              <w:tab w:val="right" w:pos="8990"/>
            </w:tabs>
            <w:rPr>
              <w:rFonts w:eastAsiaTheme="minorEastAsia" w:cstheme="minorBidi"/>
              <w:i w:val="0"/>
              <w:noProof/>
              <w:color w:val="auto"/>
              <w:sz w:val="24"/>
              <w:szCs w:val="24"/>
              <w:lang w:eastAsia="ja-JP"/>
            </w:rPr>
          </w:pPr>
          <w:r w:rsidRPr="005A3F34">
            <w:rPr>
              <w:noProof/>
            </w:rPr>
            <w:t>Growth and Income</w:t>
          </w:r>
          <w:r>
            <w:rPr>
              <w:noProof/>
            </w:rPr>
            <w:tab/>
          </w:r>
          <w:r>
            <w:rPr>
              <w:noProof/>
            </w:rPr>
            <w:fldChar w:fldCharType="begin"/>
          </w:r>
          <w:r>
            <w:rPr>
              <w:noProof/>
            </w:rPr>
            <w:instrText xml:space="preserve"> PAGEREF _Toc196105744 \h </w:instrText>
          </w:r>
          <w:r>
            <w:rPr>
              <w:noProof/>
            </w:rPr>
          </w:r>
          <w:r>
            <w:rPr>
              <w:noProof/>
            </w:rPr>
            <w:fldChar w:fldCharType="separate"/>
          </w:r>
          <w:r w:rsidR="00BB5527">
            <w:rPr>
              <w:noProof/>
            </w:rPr>
            <w:t>40</w:t>
          </w:r>
          <w:r>
            <w:rPr>
              <w:noProof/>
            </w:rPr>
            <w:fldChar w:fldCharType="end"/>
          </w:r>
        </w:p>
        <w:p w14:paraId="57E50D78" w14:textId="77777777" w:rsidR="00AC1CB5" w:rsidRDefault="00AC1CB5">
          <w:pPr>
            <w:pStyle w:val="TOC2"/>
            <w:tabs>
              <w:tab w:val="right" w:pos="8990"/>
            </w:tabs>
            <w:rPr>
              <w:rFonts w:eastAsiaTheme="minorEastAsia" w:cstheme="minorBidi"/>
              <w:i w:val="0"/>
              <w:noProof/>
              <w:color w:val="auto"/>
              <w:sz w:val="24"/>
              <w:szCs w:val="24"/>
              <w:lang w:eastAsia="ja-JP"/>
            </w:rPr>
          </w:pPr>
          <w:r>
            <w:rPr>
              <w:noProof/>
            </w:rPr>
            <w:t>Special Situations</w:t>
          </w:r>
          <w:r>
            <w:rPr>
              <w:noProof/>
            </w:rPr>
            <w:tab/>
          </w:r>
          <w:r>
            <w:rPr>
              <w:noProof/>
            </w:rPr>
            <w:fldChar w:fldCharType="begin"/>
          </w:r>
          <w:r>
            <w:rPr>
              <w:noProof/>
            </w:rPr>
            <w:instrText xml:space="preserve"> PAGEREF _Toc196105745 \h </w:instrText>
          </w:r>
          <w:r>
            <w:rPr>
              <w:noProof/>
            </w:rPr>
          </w:r>
          <w:r>
            <w:rPr>
              <w:noProof/>
            </w:rPr>
            <w:fldChar w:fldCharType="separate"/>
          </w:r>
          <w:r w:rsidR="00BB5527">
            <w:rPr>
              <w:noProof/>
            </w:rPr>
            <w:t>45</w:t>
          </w:r>
          <w:r>
            <w:rPr>
              <w:noProof/>
            </w:rPr>
            <w:fldChar w:fldCharType="end"/>
          </w:r>
        </w:p>
        <w:p w14:paraId="0942A344" w14:textId="77777777" w:rsidR="00AC1CB5" w:rsidRDefault="00AC1CB5">
          <w:pPr>
            <w:pStyle w:val="TOC2"/>
            <w:tabs>
              <w:tab w:val="right" w:pos="8990"/>
            </w:tabs>
            <w:rPr>
              <w:rFonts w:eastAsiaTheme="minorEastAsia" w:cstheme="minorBidi"/>
              <w:i w:val="0"/>
              <w:noProof/>
              <w:color w:val="auto"/>
              <w:sz w:val="24"/>
              <w:szCs w:val="24"/>
              <w:lang w:eastAsia="ja-JP"/>
            </w:rPr>
          </w:pPr>
          <w:r>
            <w:rPr>
              <w:noProof/>
            </w:rPr>
            <w:t>Macro Investing</w:t>
          </w:r>
          <w:r>
            <w:rPr>
              <w:noProof/>
            </w:rPr>
            <w:tab/>
          </w:r>
          <w:r>
            <w:rPr>
              <w:noProof/>
            </w:rPr>
            <w:fldChar w:fldCharType="begin"/>
          </w:r>
          <w:r>
            <w:rPr>
              <w:noProof/>
            </w:rPr>
            <w:instrText xml:space="preserve"> PAGEREF _Toc196105746 \h </w:instrText>
          </w:r>
          <w:r>
            <w:rPr>
              <w:noProof/>
            </w:rPr>
          </w:r>
          <w:r>
            <w:rPr>
              <w:noProof/>
            </w:rPr>
            <w:fldChar w:fldCharType="separate"/>
          </w:r>
          <w:r w:rsidR="00BB5527">
            <w:rPr>
              <w:noProof/>
            </w:rPr>
            <w:t>48</w:t>
          </w:r>
          <w:r>
            <w:rPr>
              <w:noProof/>
            </w:rPr>
            <w:fldChar w:fldCharType="end"/>
          </w:r>
        </w:p>
        <w:p w14:paraId="5C7E260B" w14:textId="77777777" w:rsidR="00AC1CB5" w:rsidRDefault="00AC1CB5">
          <w:pPr>
            <w:pStyle w:val="TOC2"/>
            <w:tabs>
              <w:tab w:val="right" w:pos="8990"/>
            </w:tabs>
            <w:rPr>
              <w:rFonts w:eastAsiaTheme="minorEastAsia" w:cstheme="minorBidi"/>
              <w:i w:val="0"/>
              <w:noProof/>
              <w:color w:val="auto"/>
              <w:sz w:val="24"/>
              <w:szCs w:val="24"/>
              <w:lang w:eastAsia="ja-JP"/>
            </w:rPr>
          </w:pPr>
          <w:r>
            <w:rPr>
              <w:noProof/>
            </w:rPr>
            <w:t>Market Neutral</w:t>
          </w:r>
          <w:r>
            <w:rPr>
              <w:noProof/>
            </w:rPr>
            <w:tab/>
          </w:r>
          <w:r>
            <w:rPr>
              <w:noProof/>
            </w:rPr>
            <w:fldChar w:fldCharType="begin"/>
          </w:r>
          <w:r>
            <w:rPr>
              <w:noProof/>
            </w:rPr>
            <w:instrText xml:space="preserve"> PAGEREF _Toc196105747 \h </w:instrText>
          </w:r>
          <w:r>
            <w:rPr>
              <w:noProof/>
            </w:rPr>
          </w:r>
          <w:r>
            <w:rPr>
              <w:noProof/>
            </w:rPr>
            <w:fldChar w:fldCharType="separate"/>
          </w:r>
          <w:r w:rsidR="00BB5527">
            <w:rPr>
              <w:noProof/>
            </w:rPr>
            <w:t>52</w:t>
          </w:r>
          <w:r>
            <w:rPr>
              <w:noProof/>
            </w:rPr>
            <w:fldChar w:fldCharType="end"/>
          </w:r>
        </w:p>
        <w:p w14:paraId="6E8652A1" w14:textId="77777777" w:rsidR="00AC1CB5" w:rsidRDefault="00AC1CB5">
          <w:pPr>
            <w:pStyle w:val="TOC2"/>
            <w:tabs>
              <w:tab w:val="right" w:pos="8990"/>
            </w:tabs>
            <w:rPr>
              <w:rFonts w:eastAsiaTheme="minorEastAsia" w:cstheme="minorBidi"/>
              <w:i w:val="0"/>
              <w:noProof/>
              <w:color w:val="auto"/>
              <w:sz w:val="24"/>
              <w:szCs w:val="24"/>
              <w:lang w:eastAsia="ja-JP"/>
            </w:rPr>
          </w:pPr>
          <w:r>
            <w:rPr>
              <w:noProof/>
            </w:rPr>
            <w:t>Short Selling</w:t>
          </w:r>
          <w:r>
            <w:rPr>
              <w:noProof/>
            </w:rPr>
            <w:tab/>
          </w:r>
          <w:r>
            <w:rPr>
              <w:noProof/>
            </w:rPr>
            <w:fldChar w:fldCharType="begin"/>
          </w:r>
          <w:r>
            <w:rPr>
              <w:noProof/>
            </w:rPr>
            <w:instrText xml:space="preserve"> PAGEREF _Toc196105748 \h </w:instrText>
          </w:r>
          <w:r>
            <w:rPr>
              <w:noProof/>
            </w:rPr>
          </w:r>
          <w:r>
            <w:rPr>
              <w:noProof/>
            </w:rPr>
            <w:fldChar w:fldCharType="separate"/>
          </w:r>
          <w:r w:rsidR="00BB5527">
            <w:rPr>
              <w:noProof/>
            </w:rPr>
            <w:t>53</w:t>
          </w:r>
          <w:r>
            <w:rPr>
              <w:noProof/>
            </w:rPr>
            <w:fldChar w:fldCharType="end"/>
          </w:r>
        </w:p>
        <w:p w14:paraId="321CD423" w14:textId="77777777" w:rsidR="00AC1CB5" w:rsidRDefault="00AC1CB5">
          <w:pPr>
            <w:pStyle w:val="TOC2"/>
            <w:tabs>
              <w:tab w:val="right" w:pos="8990"/>
            </w:tabs>
            <w:rPr>
              <w:rFonts w:eastAsiaTheme="minorEastAsia" w:cstheme="minorBidi"/>
              <w:i w:val="0"/>
              <w:noProof/>
              <w:color w:val="auto"/>
              <w:sz w:val="24"/>
              <w:szCs w:val="24"/>
              <w:lang w:eastAsia="ja-JP"/>
            </w:rPr>
          </w:pPr>
          <w:r>
            <w:rPr>
              <w:noProof/>
            </w:rPr>
            <w:t>Option Investing</w:t>
          </w:r>
          <w:r>
            <w:rPr>
              <w:noProof/>
            </w:rPr>
            <w:tab/>
          </w:r>
          <w:r>
            <w:rPr>
              <w:noProof/>
            </w:rPr>
            <w:fldChar w:fldCharType="begin"/>
          </w:r>
          <w:r>
            <w:rPr>
              <w:noProof/>
            </w:rPr>
            <w:instrText xml:space="preserve"> PAGEREF _Toc196105749 \h </w:instrText>
          </w:r>
          <w:r>
            <w:rPr>
              <w:noProof/>
            </w:rPr>
          </w:r>
          <w:r>
            <w:rPr>
              <w:noProof/>
            </w:rPr>
            <w:fldChar w:fldCharType="separate"/>
          </w:r>
          <w:r w:rsidR="00BB5527">
            <w:rPr>
              <w:noProof/>
            </w:rPr>
            <w:t>55</w:t>
          </w:r>
          <w:r>
            <w:rPr>
              <w:noProof/>
            </w:rPr>
            <w:fldChar w:fldCharType="end"/>
          </w:r>
        </w:p>
        <w:p w14:paraId="1703210D" w14:textId="77777777" w:rsidR="00AC1CB5" w:rsidRDefault="00AC1CB5">
          <w:pPr>
            <w:pStyle w:val="TOC2"/>
            <w:tabs>
              <w:tab w:val="right" w:pos="8990"/>
            </w:tabs>
            <w:rPr>
              <w:rFonts w:eastAsiaTheme="minorEastAsia" w:cstheme="minorBidi"/>
              <w:i w:val="0"/>
              <w:noProof/>
              <w:color w:val="auto"/>
              <w:sz w:val="24"/>
              <w:szCs w:val="24"/>
              <w:lang w:eastAsia="ja-JP"/>
            </w:rPr>
          </w:pPr>
          <w:r>
            <w:rPr>
              <w:noProof/>
            </w:rPr>
            <w:t>Technical Trading</w:t>
          </w:r>
          <w:r>
            <w:rPr>
              <w:noProof/>
            </w:rPr>
            <w:tab/>
          </w:r>
          <w:r>
            <w:rPr>
              <w:noProof/>
            </w:rPr>
            <w:fldChar w:fldCharType="begin"/>
          </w:r>
          <w:r>
            <w:rPr>
              <w:noProof/>
            </w:rPr>
            <w:instrText xml:space="preserve"> PAGEREF _Toc196105750 \h </w:instrText>
          </w:r>
          <w:r>
            <w:rPr>
              <w:noProof/>
            </w:rPr>
          </w:r>
          <w:r>
            <w:rPr>
              <w:noProof/>
            </w:rPr>
            <w:fldChar w:fldCharType="separate"/>
          </w:r>
          <w:r w:rsidR="00BB5527">
            <w:rPr>
              <w:noProof/>
            </w:rPr>
            <w:t>58</w:t>
          </w:r>
          <w:r>
            <w:rPr>
              <w:noProof/>
            </w:rPr>
            <w:fldChar w:fldCharType="end"/>
          </w:r>
        </w:p>
        <w:p w14:paraId="6E17BD7F" w14:textId="77777777" w:rsidR="00AC1CB5" w:rsidRDefault="00AC1CB5">
          <w:pPr>
            <w:pStyle w:val="TOC2"/>
            <w:tabs>
              <w:tab w:val="right" w:pos="8990"/>
            </w:tabs>
            <w:rPr>
              <w:rFonts w:eastAsiaTheme="minorEastAsia" w:cstheme="minorBidi"/>
              <w:i w:val="0"/>
              <w:noProof/>
              <w:color w:val="auto"/>
              <w:sz w:val="24"/>
              <w:szCs w:val="24"/>
              <w:lang w:eastAsia="ja-JP"/>
            </w:rPr>
          </w:pPr>
          <w:r>
            <w:rPr>
              <w:noProof/>
            </w:rPr>
            <w:t>Emerging Markets</w:t>
          </w:r>
          <w:r>
            <w:rPr>
              <w:noProof/>
            </w:rPr>
            <w:tab/>
          </w:r>
          <w:r>
            <w:rPr>
              <w:noProof/>
            </w:rPr>
            <w:fldChar w:fldCharType="begin"/>
          </w:r>
          <w:r>
            <w:rPr>
              <w:noProof/>
            </w:rPr>
            <w:instrText xml:space="preserve"> PAGEREF _Toc196105751 \h </w:instrText>
          </w:r>
          <w:r>
            <w:rPr>
              <w:noProof/>
            </w:rPr>
          </w:r>
          <w:r>
            <w:rPr>
              <w:noProof/>
            </w:rPr>
            <w:fldChar w:fldCharType="separate"/>
          </w:r>
          <w:r w:rsidR="00BB5527">
            <w:rPr>
              <w:noProof/>
            </w:rPr>
            <w:t>60</w:t>
          </w:r>
          <w:r>
            <w:rPr>
              <w:noProof/>
            </w:rPr>
            <w:fldChar w:fldCharType="end"/>
          </w:r>
        </w:p>
        <w:p w14:paraId="1FCD9FCF" w14:textId="77777777" w:rsidR="00AC1CB5" w:rsidRDefault="00AC1CB5">
          <w:pPr>
            <w:pStyle w:val="TOC2"/>
            <w:tabs>
              <w:tab w:val="right" w:pos="8990"/>
            </w:tabs>
            <w:rPr>
              <w:rFonts w:eastAsiaTheme="minorEastAsia" w:cstheme="minorBidi"/>
              <w:i w:val="0"/>
              <w:noProof/>
              <w:color w:val="auto"/>
              <w:sz w:val="24"/>
              <w:szCs w:val="24"/>
              <w:lang w:eastAsia="ja-JP"/>
            </w:rPr>
          </w:pPr>
          <w:r>
            <w:rPr>
              <w:noProof/>
            </w:rPr>
            <w:t>The Black Box: Money Goes In, But Doesn’t Come Out</w:t>
          </w:r>
          <w:r>
            <w:rPr>
              <w:noProof/>
            </w:rPr>
            <w:tab/>
          </w:r>
          <w:r>
            <w:rPr>
              <w:noProof/>
            </w:rPr>
            <w:fldChar w:fldCharType="begin"/>
          </w:r>
          <w:r>
            <w:rPr>
              <w:noProof/>
            </w:rPr>
            <w:instrText xml:space="preserve"> PAGEREF _Toc196105752 \h </w:instrText>
          </w:r>
          <w:r>
            <w:rPr>
              <w:noProof/>
            </w:rPr>
          </w:r>
          <w:r>
            <w:rPr>
              <w:noProof/>
            </w:rPr>
            <w:fldChar w:fldCharType="separate"/>
          </w:r>
          <w:r w:rsidR="00BB5527">
            <w:rPr>
              <w:noProof/>
            </w:rPr>
            <w:t>61</w:t>
          </w:r>
          <w:r>
            <w:rPr>
              <w:noProof/>
            </w:rPr>
            <w:fldChar w:fldCharType="end"/>
          </w:r>
        </w:p>
        <w:p w14:paraId="2E78869E" w14:textId="77777777" w:rsidR="00AC1CB5" w:rsidRDefault="00AC1CB5">
          <w:pPr>
            <w:pStyle w:val="TOC1"/>
            <w:rPr>
              <w:rFonts w:eastAsiaTheme="minorEastAsia" w:cstheme="minorBidi"/>
              <w:b w:val="0"/>
              <w:noProof/>
              <w:color w:val="auto"/>
              <w:sz w:val="24"/>
              <w:szCs w:val="24"/>
              <w:lang w:eastAsia="ja-JP"/>
            </w:rPr>
          </w:pPr>
          <w:r>
            <w:rPr>
              <w:noProof/>
            </w:rPr>
            <w:t>Every Style Can Work, But You Can’t Work Every Style</w:t>
          </w:r>
          <w:r>
            <w:rPr>
              <w:noProof/>
            </w:rPr>
            <w:tab/>
          </w:r>
          <w:r>
            <w:rPr>
              <w:noProof/>
            </w:rPr>
            <w:fldChar w:fldCharType="begin"/>
          </w:r>
          <w:r>
            <w:rPr>
              <w:noProof/>
            </w:rPr>
            <w:instrText xml:space="preserve"> PAGEREF _Toc196105753 \h </w:instrText>
          </w:r>
          <w:r>
            <w:rPr>
              <w:noProof/>
            </w:rPr>
          </w:r>
          <w:r>
            <w:rPr>
              <w:noProof/>
            </w:rPr>
            <w:fldChar w:fldCharType="separate"/>
          </w:r>
          <w:r w:rsidR="00BB5527">
            <w:rPr>
              <w:noProof/>
            </w:rPr>
            <w:t>62</w:t>
          </w:r>
          <w:r>
            <w:rPr>
              <w:noProof/>
            </w:rPr>
            <w:fldChar w:fldCharType="end"/>
          </w:r>
        </w:p>
        <w:p w14:paraId="60D11AA3" w14:textId="77777777" w:rsidR="00AC1CB5" w:rsidRDefault="00AC1CB5">
          <w:pPr>
            <w:pStyle w:val="TOC2"/>
            <w:tabs>
              <w:tab w:val="right" w:pos="8990"/>
            </w:tabs>
            <w:rPr>
              <w:rFonts w:eastAsiaTheme="minorEastAsia" w:cstheme="minorBidi"/>
              <w:i w:val="0"/>
              <w:noProof/>
              <w:color w:val="auto"/>
              <w:sz w:val="24"/>
              <w:szCs w:val="24"/>
              <w:lang w:eastAsia="ja-JP"/>
            </w:rPr>
          </w:pPr>
          <w:r>
            <w:rPr>
              <w:noProof/>
            </w:rPr>
            <w:t>Bulls</w:t>
          </w:r>
          <w:r>
            <w:rPr>
              <w:noProof/>
            </w:rPr>
            <w:tab/>
          </w:r>
          <w:r>
            <w:rPr>
              <w:noProof/>
            </w:rPr>
            <w:fldChar w:fldCharType="begin"/>
          </w:r>
          <w:r>
            <w:rPr>
              <w:noProof/>
            </w:rPr>
            <w:instrText xml:space="preserve"> PAGEREF _Toc196105754 \h </w:instrText>
          </w:r>
          <w:r>
            <w:rPr>
              <w:noProof/>
            </w:rPr>
          </w:r>
          <w:r>
            <w:rPr>
              <w:noProof/>
            </w:rPr>
            <w:fldChar w:fldCharType="separate"/>
          </w:r>
          <w:r w:rsidR="00BB5527">
            <w:rPr>
              <w:noProof/>
            </w:rPr>
            <w:t>63</w:t>
          </w:r>
          <w:r>
            <w:rPr>
              <w:noProof/>
            </w:rPr>
            <w:fldChar w:fldCharType="end"/>
          </w:r>
        </w:p>
        <w:p w14:paraId="50F7C4BE" w14:textId="77777777" w:rsidR="00AC1CB5" w:rsidRDefault="00AC1CB5">
          <w:pPr>
            <w:pStyle w:val="TOC2"/>
            <w:tabs>
              <w:tab w:val="right" w:pos="8990"/>
            </w:tabs>
            <w:rPr>
              <w:rFonts w:eastAsiaTheme="minorEastAsia" w:cstheme="minorBidi"/>
              <w:i w:val="0"/>
              <w:noProof/>
              <w:color w:val="auto"/>
              <w:sz w:val="24"/>
              <w:szCs w:val="24"/>
              <w:lang w:eastAsia="ja-JP"/>
            </w:rPr>
          </w:pPr>
          <w:r>
            <w:rPr>
              <w:noProof/>
            </w:rPr>
            <w:t>Owls</w:t>
          </w:r>
          <w:r>
            <w:rPr>
              <w:noProof/>
            </w:rPr>
            <w:tab/>
          </w:r>
          <w:r>
            <w:rPr>
              <w:noProof/>
            </w:rPr>
            <w:fldChar w:fldCharType="begin"/>
          </w:r>
          <w:r>
            <w:rPr>
              <w:noProof/>
            </w:rPr>
            <w:instrText xml:space="preserve"> PAGEREF _Toc196105755 \h </w:instrText>
          </w:r>
          <w:r>
            <w:rPr>
              <w:noProof/>
            </w:rPr>
          </w:r>
          <w:r>
            <w:rPr>
              <w:noProof/>
            </w:rPr>
            <w:fldChar w:fldCharType="separate"/>
          </w:r>
          <w:r w:rsidR="00BB5527">
            <w:rPr>
              <w:noProof/>
            </w:rPr>
            <w:t>63</w:t>
          </w:r>
          <w:r>
            <w:rPr>
              <w:noProof/>
            </w:rPr>
            <w:fldChar w:fldCharType="end"/>
          </w:r>
        </w:p>
        <w:p w14:paraId="4C438B95" w14:textId="77777777" w:rsidR="00AC1CB5" w:rsidRDefault="00AC1CB5">
          <w:pPr>
            <w:pStyle w:val="TOC2"/>
            <w:tabs>
              <w:tab w:val="right" w:pos="8990"/>
            </w:tabs>
            <w:rPr>
              <w:rFonts w:eastAsiaTheme="minorEastAsia" w:cstheme="minorBidi"/>
              <w:i w:val="0"/>
              <w:noProof/>
              <w:color w:val="auto"/>
              <w:sz w:val="24"/>
              <w:szCs w:val="24"/>
              <w:lang w:eastAsia="ja-JP"/>
            </w:rPr>
          </w:pPr>
          <w:r>
            <w:rPr>
              <w:noProof/>
            </w:rPr>
            <w:t>Lambs</w:t>
          </w:r>
          <w:r>
            <w:rPr>
              <w:noProof/>
            </w:rPr>
            <w:tab/>
          </w:r>
          <w:r>
            <w:rPr>
              <w:noProof/>
            </w:rPr>
            <w:fldChar w:fldCharType="begin"/>
          </w:r>
          <w:r>
            <w:rPr>
              <w:noProof/>
            </w:rPr>
            <w:instrText xml:space="preserve"> PAGEREF _Toc196105756 \h </w:instrText>
          </w:r>
          <w:r>
            <w:rPr>
              <w:noProof/>
            </w:rPr>
          </w:r>
          <w:r>
            <w:rPr>
              <w:noProof/>
            </w:rPr>
            <w:fldChar w:fldCharType="separate"/>
          </w:r>
          <w:r w:rsidR="00BB5527">
            <w:rPr>
              <w:noProof/>
            </w:rPr>
            <w:t>64</w:t>
          </w:r>
          <w:r>
            <w:rPr>
              <w:noProof/>
            </w:rPr>
            <w:fldChar w:fldCharType="end"/>
          </w:r>
        </w:p>
        <w:p w14:paraId="564EB5CF" w14:textId="77777777" w:rsidR="00AC1CB5" w:rsidRDefault="00AC1CB5">
          <w:pPr>
            <w:pStyle w:val="TOC2"/>
            <w:tabs>
              <w:tab w:val="right" w:pos="8990"/>
            </w:tabs>
            <w:rPr>
              <w:rFonts w:eastAsiaTheme="minorEastAsia" w:cstheme="minorBidi"/>
              <w:i w:val="0"/>
              <w:noProof/>
              <w:color w:val="auto"/>
              <w:sz w:val="24"/>
              <w:szCs w:val="24"/>
              <w:lang w:eastAsia="ja-JP"/>
            </w:rPr>
          </w:pPr>
          <w:r>
            <w:rPr>
              <w:noProof/>
            </w:rPr>
            <w:t>Tigers</w:t>
          </w:r>
          <w:r>
            <w:rPr>
              <w:noProof/>
            </w:rPr>
            <w:tab/>
          </w:r>
          <w:r>
            <w:rPr>
              <w:noProof/>
            </w:rPr>
            <w:fldChar w:fldCharType="begin"/>
          </w:r>
          <w:r>
            <w:rPr>
              <w:noProof/>
            </w:rPr>
            <w:instrText xml:space="preserve"> PAGEREF _Toc196105757 \h </w:instrText>
          </w:r>
          <w:r>
            <w:rPr>
              <w:noProof/>
            </w:rPr>
          </w:r>
          <w:r>
            <w:rPr>
              <w:noProof/>
            </w:rPr>
            <w:fldChar w:fldCharType="separate"/>
          </w:r>
          <w:r w:rsidR="00BB5527">
            <w:rPr>
              <w:noProof/>
            </w:rPr>
            <w:t>64</w:t>
          </w:r>
          <w:r>
            <w:rPr>
              <w:noProof/>
            </w:rPr>
            <w:fldChar w:fldCharType="end"/>
          </w:r>
        </w:p>
        <w:p w14:paraId="24A1A882" w14:textId="77777777" w:rsidR="00AC1CB5" w:rsidRDefault="00AC1CB5">
          <w:pPr>
            <w:pStyle w:val="TOC1"/>
            <w:rPr>
              <w:rFonts w:eastAsiaTheme="minorEastAsia" w:cstheme="minorBidi"/>
              <w:b w:val="0"/>
              <w:noProof/>
              <w:color w:val="auto"/>
              <w:sz w:val="24"/>
              <w:szCs w:val="24"/>
              <w:lang w:eastAsia="ja-JP"/>
            </w:rPr>
          </w:pPr>
          <w:r>
            <w:rPr>
              <w:noProof/>
            </w:rPr>
            <w:t>Two Famous Investors – Two Different Styles</w:t>
          </w:r>
          <w:r>
            <w:rPr>
              <w:noProof/>
            </w:rPr>
            <w:tab/>
          </w:r>
          <w:r>
            <w:rPr>
              <w:noProof/>
            </w:rPr>
            <w:fldChar w:fldCharType="begin"/>
          </w:r>
          <w:r>
            <w:rPr>
              <w:noProof/>
            </w:rPr>
            <w:instrText xml:space="preserve"> PAGEREF _Toc196105758 \h </w:instrText>
          </w:r>
          <w:r>
            <w:rPr>
              <w:noProof/>
            </w:rPr>
          </w:r>
          <w:r>
            <w:rPr>
              <w:noProof/>
            </w:rPr>
            <w:fldChar w:fldCharType="separate"/>
          </w:r>
          <w:r w:rsidR="00BB5527">
            <w:rPr>
              <w:noProof/>
            </w:rPr>
            <w:t>67</w:t>
          </w:r>
          <w:r>
            <w:rPr>
              <w:noProof/>
            </w:rPr>
            <w:fldChar w:fldCharType="end"/>
          </w:r>
        </w:p>
        <w:p w14:paraId="68CA42B0" w14:textId="77777777" w:rsidR="00AC1CB5" w:rsidRDefault="00AC1CB5">
          <w:pPr>
            <w:pStyle w:val="TOC1"/>
            <w:rPr>
              <w:rFonts w:eastAsiaTheme="minorEastAsia" w:cstheme="minorBidi"/>
              <w:b w:val="0"/>
              <w:noProof/>
              <w:color w:val="auto"/>
              <w:sz w:val="24"/>
              <w:szCs w:val="24"/>
              <w:lang w:eastAsia="ja-JP"/>
            </w:rPr>
          </w:pPr>
          <w:r>
            <w:rPr>
              <w:noProof/>
            </w:rPr>
            <w:t>Have a Plan</w:t>
          </w:r>
          <w:r>
            <w:rPr>
              <w:noProof/>
            </w:rPr>
            <w:tab/>
          </w:r>
          <w:r>
            <w:rPr>
              <w:noProof/>
            </w:rPr>
            <w:fldChar w:fldCharType="begin"/>
          </w:r>
          <w:r>
            <w:rPr>
              <w:noProof/>
            </w:rPr>
            <w:instrText xml:space="preserve"> PAGEREF _Toc196105759 \h </w:instrText>
          </w:r>
          <w:r>
            <w:rPr>
              <w:noProof/>
            </w:rPr>
          </w:r>
          <w:r>
            <w:rPr>
              <w:noProof/>
            </w:rPr>
            <w:fldChar w:fldCharType="separate"/>
          </w:r>
          <w:r w:rsidR="00BB5527">
            <w:rPr>
              <w:noProof/>
            </w:rPr>
            <w:t>69</w:t>
          </w:r>
          <w:r>
            <w:rPr>
              <w:noProof/>
            </w:rPr>
            <w:fldChar w:fldCharType="end"/>
          </w:r>
        </w:p>
        <w:p w14:paraId="326D545F" w14:textId="77777777" w:rsidR="00AC1CB5" w:rsidRDefault="00AC1CB5">
          <w:pPr>
            <w:pStyle w:val="TOC2"/>
            <w:tabs>
              <w:tab w:val="right" w:pos="8990"/>
            </w:tabs>
            <w:rPr>
              <w:rFonts w:eastAsiaTheme="minorEastAsia" w:cstheme="minorBidi"/>
              <w:i w:val="0"/>
              <w:noProof/>
              <w:color w:val="auto"/>
              <w:sz w:val="24"/>
              <w:szCs w:val="24"/>
              <w:lang w:eastAsia="ja-JP"/>
            </w:rPr>
          </w:pPr>
          <w:r>
            <w:rPr>
              <w:noProof/>
            </w:rPr>
            <w:t>Mute The TV Volume</w:t>
          </w:r>
          <w:r>
            <w:rPr>
              <w:noProof/>
            </w:rPr>
            <w:tab/>
          </w:r>
          <w:r>
            <w:rPr>
              <w:noProof/>
            </w:rPr>
            <w:fldChar w:fldCharType="begin"/>
          </w:r>
          <w:r>
            <w:rPr>
              <w:noProof/>
            </w:rPr>
            <w:instrText xml:space="preserve"> PAGEREF _Toc196105760 \h </w:instrText>
          </w:r>
          <w:r>
            <w:rPr>
              <w:noProof/>
            </w:rPr>
          </w:r>
          <w:r>
            <w:rPr>
              <w:noProof/>
            </w:rPr>
            <w:fldChar w:fldCharType="separate"/>
          </w:r>
          <w:r w:rsidR="00BB5527">
            <w:rPr>
              <w:noProof/>
            </w:rPr>
            <w:t>70</w:t>
          </w:r>
          <w:r>
            <w:rPr>
              <w:noProof/>
            </w:rPr>
            <w:fldChar w:fldCharType="end"/>
          </w:r>
        </w:p>
        <w:p w14:paraId="274A92B6" w14:textId="77777777" w:rsidR="00AC1CB5" w:rsidRDefault="00AC1CB5">
          <w:pPr>
            <w:pStyle w:val="TOC1"/>
            <w:rPr>
              <w:rFonts w:eastAsiaTheme="minorEastAsia" w:cstheme="minorBidi"/>
              <w:b w:val="0"/>
              <w:noProof/>
              <w:color w:val="auto"/>
              <w:sz w:val="24"/>
              <w:szCs w:val="24"/>
              <w:lang w:eastAsia="ja-JP"/>
            </w:rPr>
          </w:pPr>
          <w:r>
            <w:rPr>
              <w:noProof/>
            </w:rPr>
            <w:t>Technical Analysis Simplified</w:t>
          </w:r>
          <w:r>
            <w:rPr>
              <w:noProof/>
            </w:rPr>
            <w:tab/>
          </w:r>
          <w:r>
            <w:rPr>
              <w:noProof/>
            </w:rPr>
            <w:fldChar w:fldCharType="begin"/>
          </w:r>
          <w:r>
            <w:rPr>
              <w:noProof/>
            </w:rPr>
            <w:instrText xml:space="preserve"> PAGEREF _Toc196105761 \h </w:instrText>
          </w:r>
          <w:r>
            <w:rPr>
              <w:noProof/>
            </w:rPr>
          </w:r>
          <w:r>
            <w:rPr>
              <w:noProof/>
            </w:rPr>
            <w:fldChar w:fldCharType="separate"/>
          </w:r>
          <w:r w:rsidR="00BB5527">
            <w:rPr>
              <w:noProof/>
            </w:rPr>
            <w:t>71</w:t>
          </w:r>
          <w:r>
            <w:rPr>
              <w:noProof/>
            </w:rPr>
            <w:fldChar w:fldCharType="end"/>
          </w:r>
        </w:p>
        <w:p w14:paraId="72EB0D8E" w14:textId="77777777" w:rsidR="00AC1CB5" w:rsidRDefault="00AC1CB5">
          <w:pPr>
            <w:pStyle w:val="TOC2"/>
            <w:tabs>
              <w:tab w:val="right" w:pos="8990"/>
            </w:tabs>
            <w:rPr>
              <w:rFonts w:eastAsiaTheme="minorEastAsia" w:cstheme="minorBidi"/>
              <w:i w:val="0"/>
              <w:noProof/>
              <w:color w:val="auto"/>
              <w:sz w:val="24"/>
              <w:szCs w:val="24"/>
              <w:lang w:eastAsia="ja-JP"/>
            </w:rPr>
          </w:pPr>
          <w:r>
            <w:rPr>
              <w:noProof/>
            </w:rPr>
            <w:t>Support And Resistance</w:t>
          </w:r>
          <w:r>
            <w:rPr>
              <w:noProof/>
            </w:rPr>
            <w:tab/>
          </w:r>
          <w:r>
            <w:rPr>
              <w:noProof/>
            </w:rPr>
            <w:fldChar w:fldCharType="begin"/>
          </w:r>
          <w:r>
            <w:rPr>
              <w:noProof/>
            </w:rPr>
            <w:instrText xml:space="preserve"> PAGEREF _Toc196105762 \h </w:instrText>
          </w:r>
          <w:r>
            <w:rPr>
              <w:noProof/>
            </w:rPr>
          </w:r>
          <w:r>
            <w:rPr>
              <w:noProof/>
            </w:rPr>
            <w:fldChar w:fldCharType="separate"/>
          </w:r>
          <w:r w:rsidR="00BB5527">
            <w:rPr>
              <w:noProof/>
            </w:rPr>
            <w:t>74</w:t>
          </w:r>
          <w:r>
            <w:rPr>
              <w:noProof/>
            </w:rPr>
            <w:fldChar w:fldCharType="end"/>
          </w:r>
        </w:p>
        <w:p w14:paraId="3E73FEB1" w14:textId="77777777" w:rsidR="00AC1CB5" w:rsidRDefault="00AC1CB5">
          <w:pPr>
            <w:pStyle w:val="TOC2"/>
            <w:tabs>
              <w:tab w:val="right" w:pos="8990"/>
            </w:tabs>
            <w:rPr>
              <w:rFonts w:eastAsiaTheme="minorEastAsia" w:cstheme="minorBidi"/>
              <w:i w:val="0"/>
              <w:noProof/>
              <w:color w:val="auto"/>
              <w:sz w:val="24"/>
              <w:szCs w:val="24"/>
              <w:lang w:eastAsia="ja-JP"/>
            </w:rPr>
          </w:pPr>
          <w:r>
            <w:rPr>
              <w:noProof/>
            </w:rPr>
            <w:t>Oscillate This</w:t>
          </w:r>
          <w:r>
            <w:rPr>
              <w:noProof/>
            </w:rPr>
            <w:tab/>
          </w:r>
          <w:r>
            <w:rPr>
              <w:noProof/>
            </w:rPr>
            <w:fldChar w:fldCharType="begin"/>
          </w:r>
          <w:r>
            <w:rPr>
              <w:noProof/>
            </w:rPr>
            <w:instrText xml:space="preserve"> PAGEREF _Toc196105763 \h </w:instrText>
          </w:r>
          <w:r>
            <w:rPr>
              <w:noProof/>
            </w:rPr>
          </w:r>
          <w:r>
            <w:rPr>
              <w:noProof/>
            </w:rPr>
            <w:fldChar w:fldCharType="separate"/>
          </w:r>
          <w:r w:rsidR="00BB5527">
            <w:rPr>
              <w:noProof/>
            </w:rPr>
            <w:t>77</w:t>
          </w:r>
          <w:r>
            <w:rPr>
              <w:noProof/>
            </w:rPr>
            <w:fldChar w:fldCharType="end"/>
          </w:r>
        </w:p>
        <w:p w14:paraId="02FE9AC1" w14:textId="77777777" w:rsidR="00AC1CB5" w:rsidRDefault="00AC1CB5">
          <w:pPr>
            <w:pStyle w:val="TOC2"/>
            <w:tabs>
              <w:tab w:val="right" w:pos="8990"/>
            </w:tabs>
            <w:rPr>
              <w:rFonts w:eastAsiaTheme="minorEastAsia" w:cstheme="minorBidi"/>
              <w:i w:val="0"/>
              <w:noProof/>
              <w:color w:val="auto"/>
              <w:sz w:val="24"/>
              <w:szCs w:val="24"/>
              <w:lang w:eastAsia="ja-JP"/>
            </w:rPr>
          </w:pPr>
          <w:r>
            <w:rPr>
              <w:noProof/>
            </w:rPr>
            <w:t>Divergence- My Favorite Technical Indicator</w:t>
          </w:r>
          <w:r>
            <w:rPr>
              <w:noProof/>
            </w:rPr>
            <w:tab/>
          </w:r>
          <w:r>
            <w:rPr>
              <w:noProof/>
            </w:rPr>
            <w:fldChar w:fldCharType="begin"/>
          </w:r>
          <w:r>
            <w:rPr>
              <w:noProof/>
            </w:rPr>
            <w:instrText xml:space="preserve"> PAGEREF _Toc196105764 \h </w:instrText>
          </w:r>
          <w:r>
            <w:rPr>
              <w:noProof/>
            </w:rPr>
          </w:r>
          <w:r>
            <w:rPr>
              <w:noProof/>
            </w:rPr>
            <w:fldChar w:fldCharType="separate"/>
          </w:r>
          <w:r w:rsidR="00BB5527">
            <w:rPr>
              <w:noProof/>
            </w:rPr>
            <w:t>78</w:t>
          </w:r>
          <w:r>
            <w:rPr>
              <w:noProof/>
            </w:rPr>
            <w:fldChar w:fldCharType="end"/>
          </w:r>
        </w:p>
        <w:p w14:paraId="7C839867" w14:textId="77777777" w:rsidR="00AC1CB5" w:rsidRDefault="00AC1CB5">
          <w:pPr>
            <w:pStyle w:val="TOC1"/>
            <w:rPr>
              <w:rFonts w:eastAsiaTheme="minorEastAsia" w:cstheme="minorBidi"/>
              <w:b w:val="0"/>
              <w:noProof/>
              <w:color w:val="auto"/>
              <w:sz w:val="24"/>
              <w:szCs w:val="24"/>
              <w:lang w:eastAsia="ja-JP"/>
            </w:rPr>
          </w:pPr>
          <w:r>
            <w:rPr>
              <w:noProof/>
            </w:rPr>
            <w:t>Our Approach: A Working Marriage Between Technical And Fundamental</w:t>
          </w:r>
          <w:r>
            <w:rPr>
              <w:noProof/>
            </w:rPr>
            <w:tab/>
          </w:r>
          <w:r>
            <w:rPr>
              <w:noProof/>
            </w:rPr>
            <w:fldChar w:fldCharType="begin"/>
          </w:r>
          <w:r>
            <w:rPr>
              <w:noProof/>
            </w:rPr>
            <w:instrText xml:space="preserve"> PAGEREF _Toc196105765 \h </w:instrText>
          </w:r>
          <w:r>
            <w:rPr>
              <w:noProof/>
            </w:rPr>
          </w:r>
          <w:r>
            <w:rPr>
              <w:noProof/>
            </w:rPr>
            <w:fldChar w:fldCharType="separate"/>
          </w:r>
          <w:r w:rsidR="00BB5527">
            <w:rPr>
              <w:noProof/>
            </w:rPr>
            <w:t>86</w:t>
          </w:r>
          <w:r>
            <w:rPr>
              <w:noProof/>
            </w:rPr>
            <w:fldChar w:fldCharType="end"/>
          </w:r>
        </w:p>
        <w:p w14:paraId="5F7AB3C2" w14:textId="77777777" w:rsidR="00AC1CB5" w:rsidRDefault="00AC1CB5">
          <w:pPr>
            <w:pStyle w:val="TOC2"/>
            <w:tabs>
              <w:tab w:val="right" w:pos="8990"/>
            </w:tabs>
            <w:rPr>
              <w:rFonts w:eastAsiaTheme="minorEastAsia" w:cstheme="minorBidi"/>
              <w:i w:val="0"/>
              <w:noProof/>
              <w:color w:val="auto"/>
              <w:sz w:val="24"/>
              <w:szCs w:val="24"/>
              <w:lang w:eastAsia="ja-JP"/>
            </w:rPr>
          </w:pPr>
          <w:r>
            <w:rPr>
              <w:noProof/>
            </w:rPr>
            <w:t>Chart</w:t>
          </w:r>
          <w:r>
            <w:rPr>
              <w:noProof/>
            </w:rPr>
            <w:tab/>
          </w:r>
          <w:r>
            <w:rPr>
              <w:noProof/>
            </w:rPr>
            <w:fldChar w:fldCharType="begin"/>
          </w:r>
          <w:r>
            <w:rPr>
              <w:noProof/>
            </w:rPr>
            <w:instrText xml:space="preserve"> PAGEREF _Toc196105766 \h </w:instrText>
          </w:r>
          <w:r>
            <w:rPr>
              <w:noProof/>
            </w:rPr>
          </w:r>
          <w:r>
            <w:rPr>
              <w:noProof/>
            </w:rPr>
            <w:fldChar w:fldCharType="separate"/>
          </w:r>
          <w:r w:rsidR="00BB5527">
            <w:rPr>
              <w:noProof/>
            </w:rPr>
            <w:t>86</w:t>
          </w:r>
          <w:r>
            <w:rPr>
              <w:noProof/>
            </w:rPr>
            <w:fldChar w:fldCharType="end"/>
          </w:r>
        </w:p>
        <w:p w14:paraId="014F127D" w14:textId="77777777" w:rsidR="00AC1CB5" w:rsidRDefault="00AC1CB5">
          <w:pPr>
            <w:pStyle w:val="TOC2"/>
            <w:tabs>
              <w:tab w:val="right" w:pos="8990"/>
            </w:tabs>
            <w:rPr>
              <w:rFonts w:eastAsiaTheme="minorEastAsia" w:cstheme="minorBidi"/>
              <w:i w:val="0"/>
              <w:noProof/>
              <w:color w:val="auto"/>
              <w:sz w:val="24"/>
              <w:szCs w:val="24"/>
              <w:lang w:eastAsia="ja-JP"/>
            </w:rPr>
          </w:pPr>
          <w:r>
            <w:rPr>
              <w:noProof/>
            </w:rPr>
            <w:lastRenderedPageBreak/>
            <w:t>Analysts</w:t>
          </w:r>
          <w:r>
            <w:rPr>
              <w:noProof/>
            </w:rPr>
            <w:tab/>
          </w:r>
          <w:r>
            <w:rPr>
              <w:noProof/>
            </w:rPr>
            <w:fldChar w:fldCharType="begin"/>
          </w:r>
          <w:r>
            <w:rPr>
              <w:noProof/>
            </w:rPr>
            <w:instrText xml:space="preserve"> PAGEREF _Toc196105767 \h </w:instrText>
          </w:r>
          <w:r>
            <w:rPr>
              <w:noProof/>
            </w:rPr>
          </w:r>
          <w:r>
            <w:rPr>
              <w:noProof/>
            </w:rPr>
            <w:fldChar w:fldCharType="separate"/>
          </w:r>
          <w:r w:rsidR="00BB5527">
            <w:rPr>
              <w:noProof/>
            </w:rPr>
            <w:t>89</w:t>
          </w:r>
          <w:r>
            <w:rPr>
              <w:noProof/>
            </w:rPr>
            <w:fldChar w:fldCharType="end"/>
          </w:r>
        </w:p>
        <w:p w14:paraId="5185064C" w14:textId="77777777" w:rsidR="00AC1CB5" w:rsidRDefault="00AC1CB5">
          <w:pPr>
            <w:pStyle w:val="TOC2"/>
            <w:tabs>
              <w:tab w:val="right" w:pos="8990"/>
            </w:tabs>
            <w:rPr>
              <w:rFonts w:eastAsiaTheme="minorEastAsia" w:cstheme="minorBidi"/>
              <w:i w:val="0"/>
              <w:noProof/>
              <w:color w:val="auto"/>
              <w:sz w:val="24"/>
              <w:szCs w:val="24"/>
              <w:lang w:eastAsia="ja-JP"/>
            </w:rPr>
          </w:pPr>
          <w:r>
            <w:rPr>
              <w:noProof/>
            </w:rPr>
            <w:t>Insiders</w:t>
          </w:r>
          <w:r>
            <w:rPr>
              <w:noProof/>
            </w:rPr>
            <w:tab/>
          </w:r>
          <w:r>
            <w:rPr>
              <w:noProof/>
            </w:rPr>
            <w:fldChar w:fldCharType="begin"/>
          </w:r>
          <w:r>
            <w:rPr>
              <w:noProof/>
            </w:rPr>
            <w:instrText xml:space="preserve"> PAGEREF _Toc196105768 \h </w:instrText>
          </w:r>
          <w:r>
            <w:rPr>
              <w:noProof/>
            </w:rPr>
          </w:r>
          <w:r>
            <w:rPr>
              <w:noProof/>
            </w:rPr>
            <w:fldChar w:fldCharType="separate"/>
          </w:r>
          <w:r w:rsidR="00BB5527">
            <w:rPr>
              <w:noProof/>
            </w:rPr>
            <w:t>90</w:t>
          </w:r>
          <w:r>
            <w:rPr>
              <w:noProof/>
            </w:rPr>
            <w:fldChar w:fldCharType="end"/>
          </w:r>
        </w:p>
        <w:p w14:paraId="774F76FC" w14:textId="77777777" w:rsidR="00AC1CB5" w:rsidRDefault="00AC1CB5">
          <w:pPr>
            <w:pStyle w:val="TOC2"/>
            <w:tabs>
              <w:tab w:val="right" w:pos="8990"/>
            </w:tabs>
            <w:rPr>
              <w:rFonts w:eastAsiaTheme="minorEastAsia" w:cstheme="minorBidi"/>
              <w:i w:val="0"/>
              <w:noProof/>
              <w:color w:val="auto"/>
              <w:sz w:val="24"/>
              <w:szCs w:val="24"/>
              <w:lang w:eastAsia="ja-JP"/>
            </w:rPr>
          </w:pPr>
          <w:r>
            <w:rPr>
              <w:noProof/>
            </w:rPr>
            <w:t>Management Discussion 10Q And 10K</w:t>
          </w:r>
          <w:r>
            <w:rPr>
              <w:noProof/>
            </w:rPr>
            <w:tab/>
          </w:r>
          <w:r>
            <w:rPr>
              <w:noProof/>
            </w:rPr>
            <w:fldChar w:fldCharType="begin"/>
          </w:r>
          <w:r>
            <w:rPr>
              <w:noProof/>
            </w:rPr>
            <w:instrText xml:space="preserve"> PAGEREF _Toc196105769 \h </w:instrText>
          </w:r>
          <w:r>
            <w:rPr>
              <w:noProof/>
            </w:rPr>
          </w:r>
          <w:r>
            <w:rPr>
              <w:noProof/>
            </w:rPr>
            <w:fldChar w:fldCharType="separate"/>
          </w:r>
          <w:r w:rsidR="00BB5527">
            <w:rPr>
              <w:noProof/>
            </w:rPr>
            <w:t>93</w:t>
          </w:r>
          <w:r>
            <w:rPr>
              <w:noProof/>
            </w:rPr>
            <w:fldChar w:fldCharType="end"/>
          </w:r>
        </w:p>
        <w:p w14:paraId="3E94A3FF" w14:textId="77777777" w:rsidR="00AC1CB5" w:rsidRDefault="00AC1CB5">
          <w:pPr>
            <w:pStyle w:val="TOC2"/>
            <w:tabs>
              <w:tab w:val="right" w:pos="8990"/>
            </w:tabs>
            <w:rPr>
              <w:rFonts w:eastAsiaTheme="minorEastAsia" w:cstheme="minorBidi"/>
              <w:i w:val="0"/>
              <w:noProof/>
              <w:color w:val="auto"/>
              <w:sz w:val="24"/>
              <w:szCs w:val="24"/>
              <w:lang w:eastAsia="ja-JP"/>
            </w:rPr>
          </w:pPr>
          <w:r>
            <w:rPr>
              <w:noProof/>
            </w:rPr>
            <w:t>Market Direction</w:t>
          </w:r>
          <w:r>
            <w:rPr>
              <w:noProof/>
            </w:rPr>
            <w:tab/>
          </w:r>
          <w:r>
            <w:rPr>
              <w:noProof/>
            </w:rPr>
            <w:fldChar w:fldCharType="begin"/>
          </w:r>
          <w:r>
            <w:rPr>
              <w:noProof/>
            </w:rPr>
            <w:instrText xml:space="preserve"> PAGEREF _Toc196105770 \h </w:instrText>
          </w:r>
          <w:r>
            <w:rPr>
              <w:noProof/>
            </w:rPr>
          </w:r>
          <w:r>
            <w:rPr>
              <w:noProof/>
            </w:rPr>
            <w:fldChar w:fldCharType="separate"/>
          </w:r>
          <w:r w:rsidR="00BB5527">
            <w:rPr>
              <w:noProof/>
            </w:rPr>
            <w:t>93</w:t>
          </w:r>
          <w:r>
            <w:rPr>
              <w:noProof/>
            </w:rPr>
            <w:fldChar w:fldCharType="end"/>
          </w:r>
        </w:p>
        <w:p w14:paraId="6764509D" w14:textId="77777777" w:rsidR="00AC1CB5" w:rsidRDefault="00AC1CB5">
          <w:pPr>
            <w:pStyle w:val="TOC2"/>
            <w:tabs>
              <w:tab w:val="right" w:pos="8990"/>
            </w:tabs>
            <w:rPr>
              <w:rFonts w:eastAsiaTheme="minorEastAsia" w:cstheme="minorBidi"/>
              <w:i w:val="0"/>
              <w:noProof/>
              <w:color w:val="auto"/>
              <w:sz w:val="24"/>
              <w:szCs w:val="24"/>
              <w:lang w:eastAsia="ja-JP"/>
            </w:rPr>
          </w:pPr>
          <w:r>
            <w:rPr>
              <w:noProof/>
            </w:rPr>
            <w:t>Sector Outlook</w:t>
          </w:r>
          <w:r>
            <w:rPr>
              <w:noProof/>
            </w:rPr>
            <w:tab/>
          </w:r>
          <w:r>
            <w:rPr>
              <w:noProof/>
            </w:rPr>
            <w:fldChar w:fldCharType="begin"/>
          </w:r>
          <w:r>
            <w:rPr>
              <w:noProof/>
            </w:rPr>
            <w:instrText xml:space="preserve"> PAGEREF _Toc196105771 \h </w:instrText>
          </w:r>
          <w:r>
            <w:rPr>
              <w:noProof/>
            </w:rPr>
          </w:r>
          <w:r>
            <w:rPr>
              <w:noProof/>
            </w:rPr>
            <w:fldChar w:fldCharType="separate"/>
          </w:r>
          <w:r w:rsidR="00BB5527">
            <w:rPr>
              <w:noProof/>
            </w:rPr>
            <w:t>93</w:t>
          </w:r>
          <w:r>
            <w:rPr>
              <w:noProof/>
            </w:rPr>
            <w:fldChar w:fldCharType="end"/>
          </w:r>
        </w:p>
        <w:p w14:paraId="0E759538" w14:textId="77777777" w:rsidR="00AC1CB5" w:rsidRDefault="00AC1CB5">
          <w:pPr>
            <w:pStyle w:val="TOC2"/>
            <w:tabs>
              <w:tab w:val="right" w:pos="8990"/>
            </w:tabs>
            <w:rPr>
              <w:rFonts w:eastAsiaTheme="minorEastAsia" w:cstheme="minorBidi"/>
              <w:i w:val="0"/>
              <w:noProof/>
              <w:color w:val="auto"/>
              <w:sz w:val="24"/>
              <w:szCs w:val="24"/>
              <w:lang w:eastAsia="ja-JP"/>
            </w:rPr>
          </w:pPr>
          <w:r>
            <w:rPr>
              <w:noProof/>
            </w:rPr>
            <w:t>Cash Flow</w:t>
          </w:r>
          <w:r>
            <w:rPr>
              <w:noProof/>
            </w:rPr>
            <w:tab/>
          </w:r>
          <w:r>
            <w:rPr>
              <w:noProof/>
            </w:rPr>
            <w:fldChar w:fldCharType="begin"/>
          </w:r>
          <w:r>
            <w:rPr>
              <w:noProof/>
            </w:rPr>
            <w:instrText xml:space="preserve"> PAGEREF _Toc196105772 \h </w:instrText>
          </w:r>
          <w:r>
            <w:rPr>
              <w:noProof/>
            </w:rPr>
          </w:r>
          <w:r>
            <w:rPr>
              <w:noProof/>
            </w:rPr>
            <w:fldChar w:fldCharType="separate"/>
          </w:r>
          <w:r w:rsidR="00BB5527">
            <w:rPr>
              <w:noProof/>
            </w:rPr>
            <w:t>94</w:t>
          </w:r>
          <w:r>
            <w:rPr>
              <w:noProof/>
            </w:rPr>
            <w:fldChar w:fldCharType="end"/>
          </w:r>
        </w:p>
        <w:p w14:paraId="4FEA3453" w14:textId="77777777" w:rsidR="00AC1CB5" w:rsidRDefault="00AC1CB5">
          <w:pPr>
            <w:pStyle w:val="TOC2"/>
            <w:tabs>
              <w:tab w:val="right" w:pos="8990"/>
            </w:tabs>
            <w:rPr>
              <w:rFonts w:eastAsiaTheme="minorEastAsia" w:cstheme="minorBidi"/>
              <w:i w:val="0"/>
              <w:noProof/>
              <w:color w:val="auto"/>
              <w:sz w:val="24"/>
              <w:szCs w:val="24"/>
              <w:lang w:eastAsia="ja-JP"/>
            </w:rPr>
          </w:pPr>
          <w:r>
            <w:rPr>
              <w:noProof/>
            </w:rPr>
            <w:t>PEG Ratio</w:t>
          </w:r>
          <w:r>
            <w:rPr>
              <w:noProof/>
            </w:rPr>
            <w:tab/>
          </w:r>
          <w:r>
            <w:rPr>
              <w:noProof/>
            </w:rPr>
            <w:fldChar w:fldCharType="begin"/>
          </w:r>
          <w:r>
            <w:rPr>
              <w:noProof/>
            </w:rPr>
            <w:instrText xml:space="preserve"> PAGEREF _Toc196105773 \h </w:instrText>
          </w:r>
          <w:r>
            <w:rPr>
              <w:noProof/>
            </w:rPr>
          </w:r>
          <w:r>
            <w:rPr>
              <w:noProof/>
            </w:rPr>
            <w:fldChar w:fldCharType="separate"/>
          </w:r>
          <w:r w:rsidR="00BB5527">
            <w:rPr>
              <w:noProof/>
            </w:rPr>
            <w:t>94</w:t>
          </w:r>
          <w:r>
            <w:rPr>
              <w:noProof/>
            </w:rPr>
            <w:fldChar w:fldCharType="end"/>
          </w:r>
        </w:p>
        <w:p w14:paraId="66E629B8" w14:textId="77777777" w:rsidR="00AC1CB5" w:rsidRDefault="00AC1CB5">
          <w:pPr>
            <w:pStyle w:val="TOC2"/>
            <w:tabs>
              <w:tab w:val="right" w:pos="8990"/>
            </w:tabs>
            <w:rPr>
              <w:rFonts w:eastAsiaTheme="minorEastAsia" w:cstheme="minorBidi"/>
              <w:i w:val="0"/>
              <w:noProof/>
              <w:color w:val="auto"/>
              <w:sz w:val="24"/>
              <w:szCs w:val="24"/>
              <w:lang w:eastAsia="ja-JP"/>
            </w:rPr>
          </w:pPr>
          <w:r>
            <w:rPr>
              <w:noProof/>
            </w:rPr>
            <w:t>Valuation</w:t>
          </w:r>
          <w:r>
            <w:rPr>
              <w:noProof/>
            </w:rPr>
            <w:tab/>
          </w:r>
          <w:r>
            <w:rPr>
              <w:noProof/>
            </w:rPr>
            <w:fldChar w:fldCharType="begin"/>
          </w:r>
          <w:r>
            <w:rPr>
              <w:noProof/>
            </w:rPr>
            <w:instrText xml:space="preserve"> PAGEREF _Toc196105774 \h </w:instrText>
          </w:r>
          <w:r>
            <w:rPr>
              <w:noProof/>
            </w:rPr>
          </w:r>
          <w:r>
            <w:rPr>
              <w:noProof/>
            </w:rPr>
            <w:fldChar w:fldCharType="separate"/>
          </w:r>
          <w:r w:rsidR="00BB5527">
            <w:rPr>
              <w:noProof/>
            </w:rPr>
            <w:t>95</w:t>
          </w:r>
          <w:r>
            <w:rPr>
              <w:noProof/>
            </w:rPr>
            <w:fldChar w:fldCharType="end"/>
          </w:r>
        </w:p>
        <w:p w14:paraId="26DB6252" w14:textId="77777777" w:rsidR="00AC1CB5" w:rsidRDefault="00AC1CB5">
          <w:pPr>
            <w:pStyle w:val="TOC2"/>
            <w:tabs>
              <w:tab w:val="right" w:pos="8990"/>
            </w:tabs>
            <w:rPr>
              <w:rFonts w:eastAsiaTheme="minorEastAsia" w:cstheme="minorBidi"/>
              <w:i w:val="0"/>
              <w:noProof/>
              <w:color w:val="auto"/>
              <w:sz w:val="24"/>
              <w:szCs w:val="24"/>
              <w:lang w:eastAsia="ja-JP"/>
            </w:rPr>
          </w:pPr>
          <w:r>
            <w:rPr>
              <w:noProof/>
            </w:rPr>
            <w:t>Catalyst</w:t>
          </w:r>
          <w:r>
            <w:rPr>
              <w:noProof/>
            </w:rPr>
            <w:tab/>
          </w:r>
          <w:r>
            <w:rPr>
              <w:noProof/>
            </w:rPr>
            <w:fldChar w:fldCharType="begin"/>
          </w:r>
          <w:r>
            <w:rPr>
              <w:noProof/>
            </w:rPr>
            <w:instrText xml:space="preserve"> PAGEREF _Toc196105775 \h </w:instrText>
          </w:r>
          <w:r>
            <w:rPr>
              <w:noProof/>
            </w:rPr>
          </w:r>
          <w:r>
            <w:rPr>
              <w:noProof/>
            </w:rPr>
            <w:fldChar w:fldCharType="separate"/>
          </w:r>
          <w:r w:rsidR="00BB5527">
            <w:rPr>
              <w:noProof/>
            </w:rPr>
            <w:t>96</w:t>
          </w:r>
          <w:r>
            <w:rPr>
              <w:noProof/>
            </w:rPr>
            <w:fldChar w:fldCharType="end"/>
          </w:r>
        </w:p>
        <w:p w14:paraId="49579B89" w14:textId="77777777" w:rsidR="00AC1CB5" w:rsidRDefault="00AC1CB5">
          <w:pPr>
            <w:pStyle w:val="TOC2"/>
            <w:tabs>
              <w:tab w:val="right" w:pos="8990"/>
            </w:tabs>
            <w:rPr>
              <w:rFonts w:eastAsiaTheme="minorEastAsia" w:cstheme="minorBidi"/>
              <w:i w:val="0"/>
              <w:noProof/>
              <w:color w:val="auto"/>
              <w:sz w:val="24"/>
              <w:szCs w:val="24"/>
              <w:lang w:eastAsia="ja-JP"/>
            </w:rPr>
          </w:pPr>
          <w:r>
            <w:rPr>
              <w:noProof/>
            </w:rPr>
            <w:t>So I Think I Like A Stock.  Now What?</w:t>
          </w:r>
          <w:r>
            <w:rPr>
              <w:noProof/>
            </w:rPr>
            <w:tab/>
          </w:r>
          <w:r>
            <w:rPr>
              <w:noProof/>
            </w:rPr>
            <w:fldChar w:fldCharType="begin"/>
          </w:r>
          <w:r>
            <w:rPr>
              <w:noProof/>
            </w:rPr>
            <w:instrText xml:space="preserve"> PAGEREF _Toc196105776 \h </w:instrText>
          </w:r>
          <w:r>
            <w:rPr>
              <w:noProof/>
            </w:rPr>
          </w:r>
          <w:r>
            <w:rPr>
              <w:noProof/>
            </w:rPr>
            <w:fldChar w:fldCharType="separate"/>
          </w:r>
          <w:r w:rsidR="00BB5527">
            <w:rPr>
              <w:b/>
              <w:noProof/>
            </w:rPr>
            <w:t>Error! Bookmark not defined.</w:t>
          </w:r>
          <w:r>
            <w:rPr>
              <w:noProof/>
            </w:rPr>
            <w:fldChar w:fldCharType="end"/>
          </w:r>
        </w:p>
        <w:p w14:paraId="40F6B601" w14:textId="77777777" w:rsidR="00AC1CB5" w:rsidRDefault="00AC1CB5">
          <w:pPr>
            <w:pStyle w:val="TOC1"/>
            <w:rPr>
              <w:rFonts w:eastAsiaTheme="minorEastAsia" w:cstheme="minorBidi"/>
              <w:b w:val="0"/>
              <w:noProof/>
              <w:color w:val="auto"/>
              <w:sz w:val="24"/>
              <w:szCs w:val="24"/>
              <w:lang w:eastAsia="ja-JP"/>
            </w:rPr>
          </w:pPr>
          <w:r>
            <w:rPr>
              <w:noProof/>
            </w:rPr>
            <w:t>A Six Figure Income without Buying a Stock?</w:t>
          </w:r>
          <w:r>
            <w:rPr>
              <w:noProof/>
            </w:rPr>
            <w:tab/>
          </w:r>
          <w:r>
            <w:rPr>
              <w:noProof/>
            </w:rPr>
            <w:fldChar w:fldCharType="begin"/>
          </w:r>
          <w:r>
            <w:rPr>
              <w:noProof/>
            </w:rPr>
            <w:instrText xml:space="preserve"> PAGEREF _Toc196105777 \h </w:instrText>
          </w:r>
          <w:r>
            <w:rPr>
              <w:noProof/>
            </w:rPr>
          </w:r>
          <w:r>
            <w:rPr>
              <w:noProof/>
            </w:rPr>
            <w:fldChar w:fldCharType="separate"/>
          </w:r>
          <w:r w:rsidR="00BB5527">
            <w:rPr>
              <w:noProof/>
            </w:rPr>
            <w:t>97</w:t>
          </w:r>
          <w:r>
            <w:rPr>
              <w:noProof/>
            </w:rPr>
            <w:fldChar w:fldCharType="end"/>
          </w:r>
        </w:p>
        <w:p w14:paraId="53B11908" w14:textId="77777777" w:rsidR="00AC1CB5" w:rsidRDefault="00AC1CB5">
          <w:pPr>
            <w:pStyle w:val="TOC2"/>
            <w:tabs>
              <w:tab w:val="right" w:pos="8990"/>
            </w:tabs>
            <w:rPr>
              <w:rFonts w:eastAsiaTheme="minorEastAsia" w:cstheme="minorBidi"/>
              <w:i w:val="0"/>
              <w:noProof/>
              <w:color w:val="auto"/>
              <w:sz w:val="24"/>
              <w:szCs w:val="24"/>
              <w:lang w:eastAsia="ja-JP"/>
            </w:rPr>
          </w:pPr>
          <w:r>
            <w:rPr>
              <w:noProof/>
            </w:rPr>
            <w:t>Options Strategy: Cash Secured Put</w:t>
          </w:r>
          <w:r>
            <w:rPr>
              <w:noProof/>
            </w:rPr>
            <w:tab/>
          </w:r>
          <w:r>
            <w:rPr>
              <w:noProof/>
            </w:rPr>
            <w:fldChar w:fldCharType="begin"/>
          </w:r>
          <w:r>
            <w:rPr>
              <w:noProof/>
            </w:rPr>
            <w:instrText xml:space="preserve"> PAGEREF _Toc196105778 \h </w:instrText>
          </w:r>
          <w:r>
            <w:rPr>
              <w:noProof/>
            </w:rPr>
          </w:r>
          <w:r>
            <w:rPr>
              <w:noProof/>
            </w:rPr>
            <w:fldChar w:fldCharType="separate"/>
          </w:r>
          <w:r w:rsidR="00BB5527">
            <w:rPr>
              <w:b/>
              <w:noProof/>
            </w:rPr>
            <w:t>Error! Bookmark not defined.</w:t>
          </w:r>
          <w:r>
            <w:rPr>
              <w:noProof/>
            </w:rPr>
            <w:fldChar w:fldCharType="end"/>
          </w:r>
        </w:p>
        <w:p w14:paraId="4C1A2B7C" w14:textId="77777777" w:rsidR="00AC1CB5" w:rsidRDefault="00AC1CB5">
          <w:pPr>
            <w:pStyle w:val="TOC1"/>
            <w:rPr>
              <w:rFonts w:eastAsiaTheme="minorEastAsia" w:cstheme="minorBidi"/>
              <w:b w:val="0"/>
              <w:noProof/>
              <w:color w:val="auto"/>
              <w:sz w:val="24"/>
              <w:szCs w:val="24"/>
              <w:lang w:eastAsia="ja-JP"/>
            </w:rPr>
          </w:pPr>
          <w:r>
            <w:rPr>
              <w:noProof/>
            </w:rPr>
            <w:t>Rules For The Road</w:t>
          </w:r>
          <w:r>
            <w:rPr>
              <w:noProof/>
            </w:rPr>
            <w:tab/>
          </w:r>
          <w:r>
            <w:rPr>
              <w:noProof/>
            </w:rPr>
            <w:fldChar w:fldCharType="begin"/>
          </w:r>
          <w:r>
            <w:rPr>
              <w:noProof/>
            </w:rPr>
            <w:instrText xml:space="preserve"> PAGEREF _Toc196105779 \h </w:instrText>
          </w:r>
          <w:r>
            <w:rPr>
              <w:noProof/>
            </w:rPr>
          </w:r>
          <w:r>
            <w:rPr>
              <w:noProof/>
            </w:rPr>
            <w:fldChar w:fldCharType="separate"/>
          </w:r>
          <w:r w:rsidR="00BB5527">
            <w:rPr>
              <w:noProof/>
            </w:rPr>
            <w:t>102</w:t>
          </w:r>
          <w:r>
            <w:rPr>
              <w:noProof/>
            </w:rPr>
            <w:fldChar w:fldCharType="end"/>
          </w:r>
        </w:p>
        <w:p w14:paraId="23031D40" w14:textId="77777777" w:rsidR="00AC1CB5" w:rsidRDefault="00AC1CB5">
          <w:pPr>
            <w:pStyle w:val="TOC2"/>
            <w:tabs>
              <w:tab w:val="right" w:pos="8990"/>
            </w:tabs>
            <w:rPr>
              <w:rFonts w:eastAsiaTheme="minorEastAsia" w:cstheme="minorBidi"/>
              <w:i w:val="0"/>
              <w:noProof/>
              <w:color w:val="auto"/>
              <w:sz w:val="24"/>
              <w:szCs w:val="24"/>
              <w:lang w:eastAsia="ja-JP"/>
            </w:rPr>
          </w:pPr>
          <w:r>
            <w:rPr>
              <w:noProof/>
            </w:rPr>
            <w:t>Be patient and wait for the opportunity.</w:t>
          </w:r>
          <w:r>
            <w:rPr>
              <w:noProof/>
            </w:rPr>
            <w:tab/>
          </w:r>
          <w:r>
            <w:rPr>
              <w:noProof/>
            </w:rPr>
            <w:fldChar w:fldCharType="begin"/>
          </w:r>
          <w:r>
            <w:rPr>
              <w:noProof/>
            </w:rPr>
            <w:instrText xml:space="preserve"> PAGEREF _Toc196105780 \h </w:instrText>
          </w:r>
          <w:r>
            <w:rPr>
              <w:noProof/>
            </w:rPr>
          </w:r>
          <w:r>
            <w:rPr>
              <w:noProof/>
            </w:rPr>
            <w:fldChar w:fldCharType="separate"/>
          </w:r>
          <w:r w:rsidR="00BB5527">
            <w:rPr>
              <w:noProof/>
            </w:rPr>
            <w:t>103</w:t>
          </w:r>
          <w:r>
            <w:rPr>
              <w:noProof/>
            </w:rPr>
            <w:fldChar w:fldCharType="end"/>
          </w:r>
        </w:p>
        <w:p w14:paraId="4985D4A0" w14:textId="77777777" w:rsidR="00AC1CB5" w:rsidRDefault="00AC1CB5">
          <w:pPr>
            <w:pStyle w:val="TOC2"/>
            <w:tabs>
              <w:tab w:val="right" w:pos="8990"/>
            </w:tabs>
            <w:rPr>
              <w:rFonts w:eastAsiaTheme="minorEastAsia" w:cstheme="minorBidi"/>
              <w:i w:val="0"/>
              <w:noProof/>
              <w:color w:val="auto"/>
              <w:sz w:val="24"/>
              <w:szCs w:val="24"/>
              <w:lang w:eastAsia="ja-JP"/>
            </w:rPr>
          </w:pPr>
          <w:r>
            <w:rPr>
              <w:noProof/>
            </w:rPr>
            <w:t>Trade on your own ideas.</w:t>
          </w:r>
          <w:r>
            <w:rPr>
              <w:noProof/>
            </w:rPr>
            <w:tab/>
          </w:r>
          <w:r>
            <w:rPr>
              <w:noProof/>
            </w:rPr>
            <w:fldChar w:fldCharType="begin"/>
          </w:r>
          <w:r>
            <w:rPr>
              <w:noProof/>
            </w:rPr>
            <w:instrText xml:space="preserve"> PAGEREF _Toc196105781 \h </w:instrText>
          </w:r>
          <w:r>
            <w:rPr>
              <w:noProof/>
            </w:rPr>
          </w:r>
          <w:r>
            <w:rPr>
              <w:noProof/>
            </w:rPr>
            <w:fldChar w:fldCharType="separate"/>
          </w:r>
          <w:r w:rsidR="00BB5527">
            <w:rPr>
              <w:noProof/>
            </w:rPr>
            <w:t>104</w:t>
          </w:r>
          <w:r>
            <w:rPr>
              <w:noProof/>
            </w:rPr>
            <w:fldChar w:fldCharType="end"/>
          </w:r>
        </w:p>
        <w:p w14:paraId="2E3AD6B1" w14:textId="77777777" w:rsidR="00AC1CB5" w:rsidRDefault="00AC1CB5">
          <w:pPr>
            <w:pStyle w:val="TOC2"/>
            <w:tabs>
              <w:tab w:val="right" w:pos="8990"/>
            </w:tabs>
            <w:rPr>
              <w:rFonts w:eastAsiaTheme="minorEastAsia" w:cstheme="minorBidi"/>
              <w:i w:val="0"/>
              <w:noProof/>
              <w:color w:val="auto"/>
              <w:sz w:val="24"/>
              <w:szCs w:val="24"/>
              <w:lang w:eastAsia="ja-JP"/>
            </w:rPr>
          </w:pPr>
          <w:r>
            <w:rPr>
              <w:noProof/>
            </w:rPr>
            <w:t>Review and learn from your mistakes.</w:t>
          </w:r>
          <w:r>
            <w:rPr>
              <w:noProof/>
            </w:rPr>
            <w:tab/>
          </w:r>
          <w:r>
            <w:rPr>
              <w:noProof/>
            </w:rPr>
            <w:fldChar w:fldCharType="begin"/>
          </w:r>
          <w:r>
            <w:rPr>
              <w:noProof/>
            </w:rPr>
            <w:instrText xml:space="preserve"> PAGEREF _Toc196105782 \h </w:instrText>
          </w:r>
          <w:r>
            <w:rPr>
              <w:noProof/>
            </w:rPr>
          </w:r>
          <w:r>
            <w:rPr>
              <w:noProof/>
            </w:rPr>
            <w:fldChar w:fldCharType="separate"/>
          </w:r>
          <w:r w:rsidR="00BB5527">
            <w:rPr>
              <w:noProof/>
            </w:rPr>
            <w:t>104</w:t>
          </w:r>
          <w:r>
            <w:rPr>
              <w:noProof/>
            </w:rPr>
            <w:fldChar w:fldCharType="end"/>
          </w:r>
        </w:p>
        <w:p w14:paraId="224B129A" w14:textId="77777777" w:rsidR="00AC1CB5" w:rsidRDefault="00AC1CB5">
          <w:pPr>
            <w:pStyle w:val="TOC2"/>
            <w:tabs>
              <w:tab w:val="right" w:pos="8990"/>
            </w:tabs>
            <w:rPr>
              <w:rFonts w:eastAsiaTheme="minorEastAsia" w:cstheme="minorBidi"/>
              <w:i w:val="0"/>
              <w:noProof/>
              <w:color w:val="auto"/>
              <w:sz w:val="24"/>
              <w:szCs w:val="24"/>
              <w:lang w:eastAsia="ja-JP"/>
            </w:rPr>
          </w:pPr>
          <w:r>
            <w:rPr>
              <w:noProof/>
            </w:rPr>
            <w:t>You have to be able to sleep at night.</w:t>
          </w:r>
          <w:r>
            <w:rPr>
              <w:noProof/>
            </w:rPr>
            <w:tab/>
          </w:r>
          <w:r>
            <w:rPr>
              <w:noProof/>
            </w:rPr>
            <w:fldChar w:fldCharType="begin"/>
          </w:r>
          <w:r>
            <w:rPr>
              <w:noProof/>
            </w:rPr>
            <w:instrText xml:space="preserve"> PAGEREF _Toc196105783 \h </w:instrText>
          </w:r>
          <w:r>
            <w:rPr>
              <w:noProof/>
            </w:rPr>
          </w:r>
          <w:r>
            <w:rPr>
              <w:noProof/>
            </w:rPr>
            <w:fldChar w:fldCharType="separate"/>
          </w:r>
          <w:r w:rsidR="00BB5527">
            <w:rPr>
              <w:noProof/>
            </w:rPr>
            <w:t>105</w:t>
          </w:r>
          <w:r>
            <w:rPr>
              <w:noProof/>
            </w:rPr>
            <w:fldChar w:fldCharType="end"/>
          </w:r>
        </w:p>
        <w:p w14:paraId="351570AB" w14:textId="77777777" w:rsidR="00AC1CB5" w:rsidRDefault="00AC1CB5">
          <w:pPr>
            <w:pStyle w:val="TOC2"/>
            <w:tabs>
              <w:tab w:val="right" w:pos="8990"/>
            </w:tabs>
            <w:rPr>
              <w:rFonts w:eastAsiaTheme="minorEastAsia" w:cstheme="minorBidi"/>
              <w:i w:val="0"/>
              <w:noProof/>
              <w:color w:val="auto"/>
              <w:sz w:val="24"/>
              <w:szCs w:val="24"/>
              <w:lang w:eastAsia="ja-JP"/>
            </w:rPr>
          </w:pPr>
          <w:r>
            <w:rPr>
              <w:noProof/>
            </w:rPr>
            <w:t>Don't risk too much on any one idea.</w:t>
          </w:r>
          <w:r>
            <w:rPr>
              <w:noProof/>
            </w:rPr>
            <w:tab/>
          </w:r>
          <w:r>
            <w:rPr>
              <w:noProof/>
            </w:rPr>
            <w:fldChar w:fldCharType="begin"/>
          </w:r>
          <w:r>
            <w:rPr>
              <w:noProof/>
            </w:rPr>
            <w:instrText xml:space="preserve"> PAGEREF _Toc196105784 \h </w:instrText>
          </w:r>
          <w:r>
            <w:rPr>
              <w:noProof/>
            </w:rPr>
          </w:r>
          <w:r>
            <w:rPr>
              <w:noProof/>
            </w:rPr>
            <w:fldChar w:fldCharType="separate"/>
          </w:r>
          <w:r w:rsidR="00BB5527">
            <w:rPr>
              <w:noProof/>
            </w:rPr>
            <w:t>107</w:t>
          </w:r>
          <w:r>
            <w:rPr>
              <w:noProof/>
            </w:rPr>
            <w:fldChar w:fldCharType="end"/>
          </w:r>
        </w:p>
        <w:p w14:paraId="129017FB" w14:textId="77777777" w:rsidR="00AC1CB5" w:rsidRDefault="00AC1CB5">
          <w:pPr>
            <w:pStyle w:val="TOC2"/>
            <w:tabs>
              <w:tab w:val="right" w:pos="8990"/>
            </w:tabs>
            <w:rPr>
              <w:rFonts w:eastAsiaTheme="minorEastAsia" w:cstheme="minorBidi"/>
              <w:i w:val="0"/>
              <w:noProof/>
              <w:color w:val="auto"/>
              <w:sz w:val="24"/>
              <w:szCs w:val="24"/>
              <w:lang w:eastAsia="ja-JP"/>
            </w:rPr>
          </w:pPr>
          <w:r>
            <w:rPr>
              <w:noProof/>
            </w:rPr>
            <w:t>Beware of yesterday's events.</w:t>
          </w:r>
          <w:r>
            <w:rPr>
              <w:noProof/>
            </w:rPr>
            <w:tab/>
          </w:r>
          <w:r>
            <w:rPr>
              <w:noProof/>
            </w:rPr>
            <w:fldChar w:fldCharType="begin"/>
          </w:r>
          <w:r>
            <w:rPr>
              <w:noProof/>
            </w:rPr>
            <w:instrText xml:space="preserve"> PAGEREF _Toc196105785 \h </w:instrText>
          </w:r>
          <w:r>
            <w:rPr>
              <w:noProof/>
            </w:rPr>
          </w:r>
          <w:r>
            <w:rPr>
              <w:noProof/>
            </w:rPr>
            <w:fldChar w:fldCharType="separate"/>
          </w:r>
          <w:r w:rsidR="00BB5527">
            <w:rPr>
              <w:noProof/>
            </w:rPr>
            <w:t>108</w:t>
          </w:r>
          <w:r>
            <w:rPr>
              <w:noProof/>
            </w:rPr>
            <w:fldChar w:fldCharType="end"/>
          </w:r>
        </w:p>
        <w:p w14:paraId="3CF4B314" w14:textId="77777777" w:rsidR="00AC1CB5" w:rsidRDefault="00AC1CB5">
          <w:pPr>
            <w:pStyle w:val="TOC2"/>
            <w:tabs>
              <w:tab w:val="right" w:pos="8990"/>
            </w:tabs>
            <w:rPr>
              <w:rFonts w:eastAsiaTheme="minorEastAsia" w:cstheme="minorBidi"/>
              <w:i w:val="0"/>
              <w:noProof/>
              <w:color w:val="auto"/>
              <w:sz w:val="24"/>
              <w:szCs w:val="24"/>
              <w:lang w:eastAsia="ja-JP"/>
            </w:rPr>
          </w:pPr>
          <w:r>
            <w:rPr>
              <w:noProof/>
            </w:rPr>
            <w:t>Volatility breeds opportunity.</w:t>
          </w:r>
          <w:r>
            <w:rPr>
              <w:noProof/>
            </w:rPr>
            <w:tab/>
          </w:r>
          <w:r>
            <w:rPr>
              <w:noProof/>
            </w:rPr>
            <w:fldChar w:fldCharType="begin"/>
          </w:r>
          <w:r>
            <w:rPr>
              <w:noProof/>
            </w:rPr>
            <w:instrText xml:space="preserve"> PAGEREF _Toc196105786 \h </w:instrText>
          </w:r>
          <w:r>
            <w:rPr>
              <w:noProof/>
            </w:rPr>
          </w:r>
          <w:r>
            <w:rPr>
              <w:noProof/>
            </w:rPr>
            <w:fldChar w:fldCharType="separate"/>
          </w:r>
          <w:r w:rsidR="00BB5527">
            <w:rPr>
              <w:noProof/>
            </w:rPr>
            <w:t>108</w:t>
          </w:r>
          <w:r>
            <w:rPr>
              <w:noProof/>
            </w:rPr>
            <w:fldChar w:fldCharType="end"/>
          </w:r>
        </w:p>
        <w:p w14:paraId="1286D744" w14:textId="77777777" w:rsidR="00AC1CB5" w:rsidRDefault="00AC1CB5">
          <w:pPr>
            <w:pStyle w:val="TOC2"/>
            <w:tabs>
              <w:tab w:val="right" w:pos="8990"/>
            </w:tabs>
            <w:rPr>
              <w:rFonts w:eastAsiaTheme="minorEastAsia" w:cstheme="minorBidi"/>
              <w:i w:val="0"/>
              <w:noProof/>
              <w:color w:val="auto"/>
              <w:sz w:val="24"/>
              <w:szCs w:val="24"/>
              <w:lang w:eastAsia="ja-JP"/>
            </w:rPr>
          </w:pPr>
          <w:r>
            <w:rPr>
              <w:noProof/>
            </w:rPr>
            <w:t>Anticipate don’t react</w:t>
          </w:r>
          <w:r w:rsidRPr="005A3F34">
            <w:rPr>
              <w:b/>
              <w:noProof/>
            </w:rPr>
            <w:t>.</w:t>
          </w:r>
          <w:r>
            <w:rPr>
              <w:noProof/>
            </w:rPr>
            <w:tab/>
          </w:r>
          <w:r>
            <w:rPr>
              <w:noProof/>
            </w:rPr>
            <w:fldChar w:fldCharType="begin"/>
          </w:r>
          <w:r>
            <w:rPr>
              <w:noProof/>
            </w:rPr>
            <w:instrText xml:space="preserve"> PAGEREF _Toc196105787 \h </w:instrText>
          </w:r>
          <w:r>
            <w:rPr>
              <w:noProof/>
            </w:rPr>
          </w:r>
          <w:r>
            <w:rPr>
              <w:noProof/>
            </w:rPr>
            <w:fldChar w:fldCharType="separate"/>
          </w:r>
          <w:r w:rsidR="00BB5527">
            <w:rPr>
              <w:noProof/>
            </w:rPr>
            <w:t>108</w:t>
          </w:r>
          <w:r>
            <w:rPr>
              <w:noProof/>
            </w:rPr>
            <w:fldChar w:fldCharType="end"/>
          </w:r>
        </w:p>
        <w:p w14:paraId="59FD0CBD" w14:textId="77777777" w:rsidR="00AC1CB5" w:rsidRDefault="00AC1CB5">
          <w:pPr>
            <w:pStyle w:val="TOC2"/>
            <w:tabs>
              <w:tab w:val="right" w:pos="8990"/>
            </w:tabs>
            <w:rPr>
              <w:rFonts w:eastAsiaTheme="minorEastAsia" w:cstheme="minorBidi"/>
              <w:i w:val="0"/>
              <w:noProof/>
              <w:color w:val="auto"/>
              <w:sz w:val="24"/>
              <w:szCs w:val="24"/>
              <w:lang w:eastAsia="ja-JP"/>
            </w:rPr>
          </w:pPr>
          <w:r>
            <w:rPr>
              <w:noProof/>
            </w:rPr>
            <w:t>Listen to the markets.</w:t>
          </w:r>
          <w:r>
            <w:rPr>
              <w:noProof/>
            </w:rPr>
            <w:tab/>
          </w:r>
          <w:r>
            <w:rPr>
              <w:noProof/>
            </w:rPr>
            <w:fldChar w:fldCharType="begin"/>
          </w:r>
          <w:r>
            <w:rPr>
              <w:noProof/>
            </w:rPr>
            <w:instrText xml:space="preserve"> PAGEREF _Toc196105788 \h </w:instrText>
          </w:r>
          <w:r>
            <w:rPr>
              <w:noProof/>
            </w:rPr>
          </w:r>
          <w:r>
            <w:rPr>
              <w:noProof/>
            </w:rPr>
            <w:fldChar w:fldCharType="separate"/>
          </w:r>
          <w:r w:rsidR="00BB5527">
            <w:rPr>
              <w:noProof/>
            </w:rPr>
            <w:t>109</w:t>
          </w:r>
          <w:r>
            <w:rPr>
              <w:noProof/>
            </w:rPr>
            <w:fldChar w:fldCharType="end"/>
          </w:r>
        </w:p>
        <w:p w14:paraId="5BDEA1F9" w14:textId="77777777" w:rsidR="00AC1CB5" w:rsidRDefault="00AC1CB5">
          <w:pPr>
            <w:pStyle w:val="TOC2"/>
            <w:tabs>
              <w:tab w:val="right" w:pos="8990"/>
            </w:tabs>
            <w:rPr>
              <w:rFonts w:eastAsiaTheme="minorEastAsia" w:cstheme="minorBidi"/>
              <w:i w:val="0"/>
              <w:noProof/>
              <w:color w:val="auto"/>
              <w:sz w:val="24"/>
              <w:szCs w:val="24"/>
              <w:lang w:eastAsia="ja-JP"/>
            </w:rPr>
          </w:pPr>
          <w:r>
            <w:rPr>
              <w:noProof/>
            </w:rPr>
            <w:t>Think trades through.</w:t>
          </w:r>
          <w:r>
            <w:rPr>
              <w:noProof/>
            </w:rPr>
            <w:tab/>
          </w:r>
          <w:r>
            <w:rPr>
              <w:noProof/>
            </w:rPr>
            <w:fldChar w:fldCharType="begin"/>
          </w:r>
          <w:r>
            <w:rPr>
              <w:noProof/>
            </w:rPr>
            <w:instrText xml:space="preserve"> PAGEREF _Toc196105789 \h </w:instrText>
          </w:r>
          <w:r>
            <w:rPr>
              <w:noProof/>
            </w:rPr>
          </w:r>
          <w:r>
            <w:rPr>
              <w:noProof/>
            </w:rPr>
            <w:fldChar w:fldCharType="separate"/>
          </w:r>
          <w:r w:rsidR="00BB5527">
            <w:rPr>
              <w:noProof/>
            </w:rPr>
            <w:t>109</w:t>
          </w:r>
          <w:r>
            <w:rPr>
              <w:noProof/>
            </w:rPr>
            <w:fldChar w:fldCharType="end"/>
          </w:r>
        </w:p>
        <w:p w14:paraId="06F8BC34" w14:textId="77777777" w:rsidR="00AC1CB5" w:rsidRDefault="00AC1CB5">
          <w:pPr>
            <w:pStyle w:val="TOC2"/>
            <w:tabs>
              <w:tab w:val="right" w:pos="8990"/>
            </w:tabs>
            <w:rPr>
              <w:rFonts w:eastAsiaTheme="minorEastAsia" w:cstheme="minorBidi"/>
              <w:i w:val="0"/>
              <w:noProof/>
              <w:color w:val="auto"/>
              <w:sz w:val="24"/>
              <w:szCs w:val="24"/>
              <w:lang w:eastAsia="ja-JP"/>
            </w:rPr>
          </w:pPr>
          <w:r>
            <w:rPr>
              <w:noProof/>
            </w:rPr>
            <w:t>If you are unsure just get out.</w:t>
          </w:r>
          <w:r>
            <w:rPr>
              <w:noProof/>
            </w:rPr>
            <w:tab/>
          </w:r>
          <w:r>
            <w:rPr>
              <w:noProof/>
            </w:rPr>
            <w:fldChar w:fldCharType="begin"/>
          </w:r>
          <w:r>
            <w:rPr>
              <w:noProof/>
            </w:rPr>
            <w:instrText xml:space="preserve"> PAGEREF _Toc196105790 \h </w:instrText>
          </w:r>
          <w:r>
            <w:rPr>
              <w:noProof/>
            </w:rPr>
          </w:r>
          <w:r>
            <w:rPr>
              <w:noProof/>
            </w:rPr>
            <w:fldChar w:fldCharType="separate"/>
          </w:r>
          <w:r w:rsidR="00BB5527">
            <w:rPr>
              <w:noProof/>
            </w:rPr>
            <w:t>110</w:t>
          </w:r>
          <w:r>
            <w:rPr>
              <w:noProof/>
            </w:rPr>
            <w:fldChar w:fldCharType="end"/>
          </w:r>
        </w:p>
        <w:p w14:paraId="0F58DC34" w14:textId="77777777" w:rsidR="00AC1CB5" w:rsidRDefault="00AC1CB5">
          <w:pPr>
            <w:pStyle w:val="TOC2"/>
            <w:tabs>
              <w:tab w:val="right" w:pos="8990"/>
            </w:tabs>
            <w:rPr>
              <w:rFonts w:eastAsiaTheme="minorEastAsia" w:cstheme="minorBidi"/>
              <w:i w:val="0"/>
              <w:noProof/>
              <w:color w:val="auto"/>
              <w:sz w:val="24"/>
              <w:szCs w:val="24"/>
              <w:lang w:eastAsia="ja-JP"/>
            </w:rPr>
          </w:pPr>
          <w:r>
            <w:rPr>
              <w:noProof/>
            </w:rPr>
            <w:t>Force yourself to trade against the consensus.</w:t>
          </w:r>
          <w:r>
            <w:rPr>
              <w:noProof/>
            </w:rPr>
            <w:tab/>
          </w:r>
          <w:r>
            <w:rPr>
              <w:noProof/>
            </w:rPr>
            <w:fldChar w:fldCharType="begin"/>
          </w:r>
          <w:r>
            <w:rPr>
              <w:noProof/>
            </w:rPr>
            <w:instrText xml:space="preserve"> PAGEREF _Toc196105791 \h </w:instrText>
          </w:r>
          <w:r>
            <w:rPr>
              <w:noProof/>
            </w:rPr>
          </w:r>
          <w:r>
            <w:rPr>
              <w:noProof/>
            </w:rPr>
            <w:fldChar w:fldCharType="separate"/>
          </w:r>
          <w:r w:rsidR="00BB5527">
            <w:rPr>
              <w:noProof/>
            </w:rPr>
            <w:t>110</w:t>
          </w:r>
          <w:r>
            <w:rPr>
              <w:noProof/>
            </w:rPr>
            <w:fldChar w:fldCharType="end"/>
          </w:r>
        </w:p>
        <w:p w14:paraId="5F046B0A" w14:textId="77777777" w:rsidR="00AC1CB5" w:rsidRDefault="00AC1CB5">
          <w:pPr>
            <w:pStyle w:val="TOC2"/>
            <w:tabs>
              <w:tab w:val="right" w:pos="8990"/>
            </w:tabs>
            <w:rPr>
              <w:rFonts w:eastAsiaTheme="minorEastAsia" w:cstheme="minorBidi"/>
              <w:i w:val="0"/>
              <w:noProof/>
              <w:color w:val="auto"/>
              <w:sz w:val="24"/>
              <w:szCs w:val="24"/>
              <w:lang w:eastAsia="ja-JP"/>
            </w:rPr>
          </w:pPr>
          <w:r>
            <w:rPr>
              <w:noProof/>
            </w:rPr>
            <w:t>Start each day anew.</w:t>
          </w:r>
          <w:r>
            <w:rPr>
              <w:noProof/>
            </w:rPr>
            <w:tab/>
          </w:r>
          <w:r>
            <w:rPr>
              <w:noProof/>
            </w:rPr>
            <w:fldChar w:fldCharType="begin"/>
          </w:r>
          <w:r>
            <w:rPr>
              <w:noProof/>
            </w:rPr>
            <w:instrText xml:space="preserve"> PAGEREF _Toc196105792 \h </w:instrText>
          </w:r>
          <w:r>
            <w:rPr>
              <w:noProof/>
            </w:rPr>
          </w:r>
          <w:r>
            <w:rPr>
              <w:noProof/>
            </w:rPr>
            <w:fldChar w:fldCharType="separate"/>
          </w:r>
          <w:r w:rsidR="00BB5527">
            <w:rPr>
              <w:noProof/>
            </w:rPr>
            <w:t>110</w:t>
          </w:r>
          <w:r>
            <w:rPr>
              <w:noProof/>
            </w:rPr>
            <w:fldChar w:fldCharType="end"/>
          </w:r>
        </w:p>
        <w:p w14:paraId="478B48A8" w14:textId="77777777" w:rsidR="00AC1CB5" w:rsidRDefault="00AC1CB5">
          <w:pPr>
            <w:pStyle w:val="TOC2"/>
            <w:tabs>
              <w:tab w:val="right" w:pos="8990"/>
            </w:tabs>
            <w:rPr>
              <w:rFonts w:eastAsiaTheme="minorEastAsia" w:cstheme="minorBidi"/>
              <w:i w:val="0"/>
              <w:noProof/>
              <w:color w:val="auto"/>
              <w:sz w:val="24"/>
              <w:szCs w:val="24"/>
              <w:lang w:eastAsia="ja-JP"/>
            </w:rPr>
          </w:pPr>
          <w:r>
            <w:rPr>
              <w:noProof/>
            </w:rPr>
            <w:t>Recognize winners and losers fast.</w:t>
          </w:r>
          <w:r>
            <w:rPr>
              <w:noProof/>
            </w:rPr>
            <w:tab/>
          </w:r>
          <w:r>
            <w:rPr>
              <w:noProof/>
            </w:rPr>
            <w:fldChar w:fldCharType="begin"/>
          </w:r>
          <w:r>
            <w:rPr>
              <w:noProof/>
            </w:rPr>
            <w:instrText xml:space="preserve"> PAGEREF _Toc196105793 \h </w:instrText>
          </w:r>
          <w:r>
            <w:rPr>
              <w:noProof/>
            </w:rPr>
          </w:r>
          <w:r>
            <w:rPr>
              <w:noProof/>
            </w:rPr>
            <w:fldChar w:fldCharType="separate"/>
          </w:r>
          <w:r w:rsidR="00BB5527">
            <w:rPr>
              <w:noProof/>
            </w:rPr>
            <w:t>111</w:t>
          </w:r>
          <w:r>
            <w:rPr>
              <w:noProof/>
            </w:rPr>
            <w:fldChar w:fldCharType="end"/>
          </w:r>
        </w:p>
        <w:p w14:paraId="456F2FB2" w14:textId="77777777" w:rsidR="00AC1CB5" w:rsidRDefault="00AC1CB5">
          <w:pPr>
            <w:pStyle w:val="TOC2"/>
            <w:tabs>
              <w:tab w:val="right" w:pos="8990"/>
            </w:tabs>
            <w:rPr>
              <w:rFonts w:eastAsiaTheme="minorEastAsia" w:cstheme="minorBidi"/>
              <w:i w:val="0"/>
              <w:noProof/>
              <w:color w:val="auto"/>
              <w:sz w:val="24"/>
              <w:szCs w:val="24"/>
              <w:lang w:eastAsia="ja-JP"/>
            </w:rPr>
          </w:pPr>
          <w:r>
            <w:rPr>
              <w:noProof/>
            </w:rPr>
            <w:t>Press your bet when you are right.</w:t>
          </w:r>
          <w:r>
            <w:rPr>
              <w:noProof/>
            </w:rPr>
            <w:tab/>
          </w:r>
          <w:r>
            <w:rPr>
              <w:noProof/>
            </w:rPr>
            <w:fldChar w:fldCharType="begin"/>
          </w:r>
          <w:r>
            <w:rPr>
              <w:noProof/>
            </w:rPr>
            <w:instrText xml:space="preserve"> PAGEREF _Toc196105794 \h </w:instrText>
          </w:r>
          <w:r>
            <w:rPr>
              <w:noProof/>
            </w:rPr>
          </w:r>
          <w:r>
            <w:rPr>
              <w:noProof/>
            </w:rPr>
            <w:fldChar w:fldCharType="separate"/>
          </w:r>
          <w:r w:rsidR="00BB5527">
            <w:rPr>
              <w:noProof/>
            </w:rPr>
            <w:t>111</w:t>
          </w:r>
          <w:r>
            <w:rPr>
              <w:noProof/>
            </w:rPr>
            <w:fldChar w:fldCharType="end"/>
          </w:r>
        </w:p>
        <w:p w14:paraId="55859143" w14:textId="77777777" w:rsidR="00AC1CB5" w:rsidRDefault="00AC1CB5">
          <w:pPr>
            <w:pStyle w:val="TOC2"/>
            <w:tabs>
              <w:tab w:val="right" w:pos="8990"/>
            </w:tabs>
            <w:rPr>
              <w:rFonts w:eastAsiaTheme="minorEastAsia" w:cstheme="minorBidi"/>
              <w:i w:val="0"/>
              <w:noProof/>
              <w:color w:val="auto"/>
              <w:sz w:val="24"/>
              <w:szCs w:val="24"/>
              <w:lang w:eastAsia="ja-JP"/>
            </w:rPr>
          </w:pPr>
          <w:r>
            <w:rPr>
              <w:noProof/>
            </w:rPr>
            <w:t>Force yourself by on extreme weakness, sell on extreme strength.</w:t>
          </w:r>
          <w:r>
            <w:rPr>
              <w:noProof/>
            </w:rPr>
            <w:tab/>
          </w:r>
          <w:r>
            <w:rPr>
              <w:noProof/>
            </w:rPr>
            <w:fldChar w:fldCharType="begin"/>
          </w:r>
          <w:r>
            <w:rPr>
              <w:noProof/>
            </w:rPr>
            <w:instrText xml:space="preserve"> PAGEREF _Toc196105795 \h </w:instrText>
          </w:r>
          <w:r>
            <w:rPr>
              <w:noProof/>
            </w:rPr>
          </w:r>
          <w:r>
            <w:rPr>
              <w:noProof/>
            </w:rPr>
            <w:fldChar w:fldCharType="separate"/>
          </w:r>
          <w:r w:rsidR="00BB5527">
            <w:rPr>
              <w:noProof/>
            </w:rPr>
            <w:t>112</w:t>
          </w:r>
          <w:r>
            <w:rPr>
              <w:noProof/>
            </w:rPr>
            <w:fldChar w:fldCharType="end"/>
          </w:r>
        </w:p>
        <w:p w14:paraId="002289C4" w14:textId="77777777" w:rsidR="00AC1CB5" w:rsidRDefault="00AC1CB5">
          <w:pPr>
            <w:pStyle w:val="TOC2"/>
            <w:tabs>
              <w:tab w:val="right" w:pos="8990"/>
            </w:tabs>
            <w:rPr>
              <w:rFonts w:eastAsiaTheme="minorEastAsia" w:cstheme="minorBidi"/>
              <w:i w:val="0"/>
              <w:noProof/>
              <w:color w:val="auto"/>
              <w:sz w:val="24"/>
              <w:szCs w:val="24"/>
              <w:lang w:eastAsia="ja-JP"/>
            </w:rPr>
          </w:pPr>
          <w:r>
            <w:rPr>
              <w:noProof/>
            </w:rPr>
            <w:t>You will never make money in the market if you are too afraid of losing it.</w:t>
          </w:r>
          <w:r>
            <w:rPr>
              <w:noProof/>
            </w:rPr>
            <w:tab/>
          </w:r>
          <w:r>
            <w:rPr>
              <w:noProof/>
            </w:rPr>
            <w:fldChar w:fldCharType="begin"/>
          </w:r>
          <w:r>
            <w:rPr>
              <w:noProof/>
            </w:rPr>
            <w:instrText xml:space="preserve"> PAGEREF _Toc196105796 \h </w:instrText>
          </w:r>
          <w:r>
            <w:rPr>
              <w:noProof/>
            </w:rPr>
          </w:r>
          <w:r>
            <w:rPr>
              <w:noProof/>
            </w:rPr>
            <w:fldChar w:fldCharType="separate"/>
          </w:r>
          <w:r w:rsidR="00BB5527">
            <w:rPr>
              <w:noProof/>
            </w:rPr>
            <w:t>112</w:t>
          </w:r>
          <w:r>
            <w:rPr>
              <w:noProof/>
            </w:rPr>
            <w:fldChar w:fldCharType="end"/>
          </w:r>
        </w:p>
        <w:p w14:paraId="480BD030" w14:textId="77777777" w:rsidR="00AC1CB5" w:rsidRDefault="00AC1CB5">
          <w:pPr>
            <w:pStyle w:val="TOC1"/>
            <w:rPr>
              <w:rFonts w:eastAsiaTheme="minorEastAsia" w:cstheme="minorBidi"/>
              <w:b w:val="0"/>
              <w:noProof/>
              <w:color w:val="auto"/>
              <w:sz w:val="24"/>
              <w:szCs w:val="24"/>
              <w:lang w:eastAsia="ja-JP"/>
            </w:rPr>
          </w:pPr>
          <w:r>
            <w:rPr>
              <w:noProof/>
            </w:rPr>
            <w:t>Investors Tool Kit</w:t>
          </w:r>
          <w:r>
            <w:rPr>
              <w:noProof/>
            </w:rPr>
            <w:tab/>
          </w:r>
          <w:r>
            <w:rPr>
              <w:noProof/>
            </w:rPr>
            <w:fldChar w:fldCharType="begin"/>
          </w:r>
          <w:r>
            <w:rPr>
              <w:noProof/>
            </w:rPr>
            <w:instrText xml:space="preserve"> PAGEREF _Toc196105797 \h </w:instrText>
          </w:r>
          <w:r>
            <w:rPr>
              <w:noProof/>
            </w:rPr>
          </w:r>
          <w:r>
            <w:rPr>
              <w:noProof/>
            </w:rPr>
            <w:fldChar w:fldCharType="separate"/>
          </w:r>
          <w:r w:rsidR="00BB5527">
            <w:rPr>
              <w:noProof/>
            </w:rPr>
            <w:t>114</w:t>
          </w:r>
          <w:r>
            <w:rPr>
              <w:noProof/>
            </w:rPr>
            <w:fldChar w:fldCharType="end"/>
          </w:r>
        </w:p>
        <w:p w14:paraId="083E8CD2" w14:textId="77777777" w:rsidR="00AC1CB5" w:rsidRDefault="00AC1CB5">
          <w:pPr>
            <w:pStyle w:val="TOC2"/>
            <w:tabs>
              <w:tab w:val="right" w:pos="8990"/>
            </w:tabs>
            <w:rPr>
              <w:rFonts w:eastAsiaTheme="minorEastAsia" w:cstheme="minorBidi"/>
              <w:i w:val="0"/>
              <w:noProof/>
              <w:color w:val="auto"/>
              <w:sz w:val="24"/>
              <w:szCs w:val="24"/>
              <w:lang w:eastAsia="ja-JP"/>
            </w:rPr>
          </w:pPr>
          <w:r>
            <w:rPr>
              <w:noProof/>
            </w:rPr>
            <w:t>Getting Started: We’re Here To Help</w:t>
          </w:r>
          <w:r>
            <w:rPr>
              <w:noProof/>
            </w:rPr>
            <w:tab/>
          </w:r>
          <w:r>
            <w:rPr>
              <w:noProof/>
            </w:rPr>
            <w:fldChar w:fldCharType="begin"/>
          </w:r>
          <w:r>
            <w:rPr>
              <w:noProof/>
            </w:rPr>
            <w:instrText xml:space="preserve"> PAGEREF _Toc196105798 \h </w:instrText>
          </w:r>
          <w:r>
            <w:rPr>
              <w:noProof/>
            </w:rPr>
          </w:r>
          <w:r>
            <w:rPr>
              <w:noProof/>
            </w:rPr>
            <w:fldChar w:fldCharType="separate"/>
          </w:r>
          <w:r w:rsidR="00BB5527">
            <w:rPr>
              <w:noProof/>
            </w:rPr>
            <w:t>115</w:t>
          </w:r>
          <w:r>
            <w:rPr>
              <w:noProof/>
            </w:rPr>
            <w:fldChar w:fldCharType="end"/>
          </w:r>
        </w:p>
        <w:p w14:paraId="62AD0BCF" w14:textId="77777777" w:rsidR="00877927" w:rsidRDefault="00877927">
          <w:r>
            <w:rPr>
              <w:b/>
              <w:bCs/>
              <w:noProof/>
            </w:rPr>
            <w:fldChar w:fldCharType="end"/>
          </w:r>
        </w:p>
      </w:sdtContent>
    </w:sdt>
    <w:p w14:paraId="23AAF4E5" w14:textId="77777777" w:rsidR="005B3D40" w:rsidRDefault="005B3D40" w:rsidP="005B3D40"/>
    <w:p w14:paraId="7081AFDC" w14:textId="77777777" w:rsidR="00F97EE6" w:rsidRDefault="00F97EE6" w:rsidP="004060DE">
      <w:bookmarkStart w:id="3" w:name="_TOC1049"/>
      <w:bookmarkEnd w:id="3"/>
    </w:p>
    <w:p w14:paraId="3A446D61" w14:textId="77777777" w:rsidR="001F1A48" w:rsidRDefault="001F1A48" w:rsidP="004060DE">
      <w:pPr>
        <w:pStyle w:val="Heading1"/>
      </w:pPr>
      <w:bookmarkStart w:id="4" w:name="_TOC3337"/>
      <w:bookmarkStart w:id="5" w:name="_Toc196105737"/>
      <w:bookmarkEnd w:id="4"/>
      <w:r w:rsidRPr="004060DE">
        <w:t xml:space="preserve">The </w:t>
      </w:r>
      <w:r w:rsidR="00CA42A8">
        <w:t xml:space="preserve">24 Hour </w:t>
      </w:r>
      <w:r w:rsidRPr="004060DE">
        <w:t xml:space="preserve">Rise </w:t>
      </w:r>
      <w:proofErr w:type="gramStart"/>
      <w:r w:rsidRPr="004060DE">
        <w:t>And</w:t>
      </w:r>
      <w:proofErr w:type="gramEnd"/>
      <w:r w:rsidRPr="004060DE">
        <w:t xml:space="preserve"> Fall </w:t>
      </w:r>
      <w:proofErr w:type="gramStart"/>
      <w:r w:rsidRPr="004060DE">
        <w:t>Of</w:t>
      </w:r>
      <w:proofErr w:type="gramEnd"/>
      <w:r w:rsidRPr="004060DE">
        <w:t xml:space="preserve"> My Financial Career</w:t>
      </w:r>
      <w:bookmarkEnd w:id="5"/>
    </w:p>
    <w:p w14:paraId="6E24EFC9" w14:textId="77777777" w:rsidR="00686A23" w:rsidRDefault="00686A23">
      <w:pPr>
        <w:rPr>
          <w:sz w:val="36"/>
        </w:rPr>
      </w:pPr>
    </w:p>
    <w:p w14:paraId="1A0FF226" w14:textId="77777777" w:rsidR="00067F06" w:rsidRDefault="00686A23" w:rsidP="00067F06">
      <w:r>
        <w:rPr>
          <w:sz w:val="36"/>
        </w:rPr>
        <w:lastRenderedPageBreak/>
        <w:tab/>
      </w:r>
    </w:p>
    <w:p w14:paraId="70C966A8" w14:textId="77777777" w:rsidR="00067F06" w:rsidRDefault="00067F06" w:rsidP="00067F06">
      <w:pPr>
        <w:rPr>
          <w:b/>
        </w:rPr>
      </w:pPr>
      <w:r>
        <w:tab/>
        <w:t xml:space="preserve">The question strangers ask me the most while riding the chair lift is what do I do for a living?  I can see the wheels turning in their head wondering how the hell this guy pulls off living in a ski resort they have spent big bucks visiting and planned a year in advance just to find the time for a vacation.   I tell them I am a professional gambler.  Gambling has a somewhat unsavory reputation and that usually stops the conversation.   I kind of resent people asking me what I do for a living when they haven’t the slightest interest in who I am but just how I got here.  It’s </w:t>
      </w:r>
      <w:proofErr w:type="gramStart"/>
      <w:r>
        <w:t>nosy</w:t>
      </w:r>
      <w:proofErr w:type="gramEnd"/>
      <w:r>
        <w:t xml:space="preserve">, don’t you think?  </w:t>
      </w:r>
    </w:p>
    <w:p w14:paraId="7974267A" w14:textId="77777777" w:rsidR="00067F06" w:rsidRDefault="00067F06" w:rsidP="00067F06">
      <w:r>
        <w:tab/>
        <w:t xml:space="preserve">When I say that I’m a professional gambler, I don’t feel like I’m lying, though.  After </w:t>
      </w:r>
      <w:proofErr w:type="gramStart"/>
      <w:r>
        <w:t>all</w:t>
      </w:r>
      <w:proofErr w:type="gramEnd"/>
      <w:r>
        <w:t xml:space="preserve"> if I really wanted to silence my cohabitant on the chairlift, I would say I’m a tax collector.  I work for the IRS.  But then </w:t>
      </w:r>
      <w:proofErr w:type="gramStart"/>
      <w:r>
        <w:t>again</w:t>
      </w:r>
      <w:proofErr w:type="gramEnd"/>
      <w:r>
        <w:t xml:space="preserve"> a fall from a chairlift could put a premature end to the ski season or worse.  </w:t>
      </w:r>
      <w:proofErr w:type="gramStart"/>
      <w:r>
        <w:t>In spite of</w:t>
      </w:r>
      <w:proofErr w:type="gramEnd"/>
      <w:r>
        <w:t xml:space="preserve"> this, some people persist and I elaborate and tell them I trade stocks and </w:t>
      </w:r>
      <w:proofErr w:type="gramStart"/>
      <w:r>
        <w:t>bonds;</w:t>
      </w:r>
      <w:proofErr w:type="gramEnd"/>
      <w:r>
        <w:t xml:space="preserve"> securities for a living.  “Oh, you’re a day trader” </w:t>
      </w:r>
      <w:proofErr w:type="gramStart"/>
      <w:r>
        <w:t>or  “</w:t>
      </w:r>
      <w:proofErr w:type="gramEnd"/>
      <w:r>
        <w:t xml:space="preserve">I used to do that” or “Hmm”.  It’s then that I feel like pushing </w:t>
      </w:r>
      <w:r>
        <w:rPr>
          <w:i/>
        </w:rPr>
        <w:t>them</w:t>
      </w:r>
      <w:r>
        <w:t xml:space="preserve"> off the chair.  The </w:t>
      </w:r>
      <w:proofErr w:type="gramStart"/>
      <w:r>
        <w:t>general public</w:t>
      </w:r>
      <w:proofErr w:type="gramEnd"/>
      <w:r>
        <w:t xml:space="preserve"> seems to think trading is less respectable than investing unless of course you do a whole lot of it.  Automated trading programs account for 25-40% of </w:t>
      </w:r>
      <w:proofErr w:type="gramStart"/>
      <w:r>
        <w:t>all</w:t>
      </w:r>
      <w:proofErr w:type="gramEnd"/>
      <w:r>
        <w:t xml:space="preserve"> volume on the exchanges.  Quite often in Deer Valley, I’ll share the lift with someone that </w:t>
      </w:r>
      <w:proofErr w:type="gramStart"/>
      <w:r>
        <w:t>actually works</w:t>
      </w:r>
      <w:proofErr w:type="gramEnd"/>
      <w:r>
        <w:t xml:space="preserve"> in the hedge fund industry and then the disdain is palpable.  Unless I lie and tell them I manage billions, they think I’m a piker.  I don’t bother to explain that the small investor has distinct advantages over the insiders, the PhD math quants, and the financial heavyweights.  </w:t>
      </w:r>
    </w:p>
    <w:p w14:paraId="77F50270" w14:textId="77777777" w:rsidR="00686A23" w:rsidRDefault="00067F06" w:rsidP="00C524B1">
      <w:pPr>
        <w:pStyle w:val="Normal1"/>
        <w:ind w:firstLine="720"/>
      </w:pPr>
      <w:r>
        <w:t xml:space="preserve">My career nearly ended the same year it began.  </w:t>
      </w:r>
      <w:r w:rsidR="00686A23">
        <w:t>At the time, I</w:t>
      </w:r>
      <w:r>
        <w:t xml:space="preserve"> </w:t>
      </w:r>
      <w:r w:rsidR="00686A23">
        <w:t xml:space="preserve">was a newly minted stockbroker with Shearson Lehman Hutton.  I was ferociously prospecting for new clients while trying to understand this foreign, mad new world of major </w:t>
      </w:r>
      <w:proofErr w:type="spellStart"/>
      <w:r w:rsidR="00686A23">
        <w:t>wirehouses</w:t>
      </w:r>
      <w:proofErr w:type="spellEnd"/>
      <w:r w:rsidR="00686A23">
        <w:t xml:space="preserve">. I had passed all the usual industry hurdles (licensing, etc.) and, in my mind at least, was well on my way to smashing my </w:t>
      </w:r>
      <w:proofErr w:type="gramStart"/>
      <w:r w:rsidR="00686A23">
        <w:t>first year</w:t>
      </w:r>
      <w:proofErr w:type="gramEnd"/>
      <w:r w:rsidR="00686A23">
        <w:t xml:space="preserve"> targets.  </w:t>
      </w:r>
    </w:p>
    <w:p w14:paraId="0D6B8717" w14:textId="77777777" w:rsidR="00686A23" w:rsidRDefault="00686A23">
      <w:pPr>
        <w:pStyle w:val="Normal1"/>
      </w:pPr>
      <w:r>
        <w:tab/>
        <w:t xml:space="preserve">It was a Monday afternoon when my new manager, Ron </w:t>
      </w:r>
      <w:proofErr w:type="gramStart"/>
      <w:r>
        <w:t>Brown</w:t>
      </w:r>
      <w:proofErr w:type="gramEnd"/>
      <w:r>
        <w:t xml:space="preserve"> called me into his office. He was holding a copy of a newsletter </w:t>
      </w:r>
      <w:r w:rsidR="00067F06">
        <w:t xml:space="preserve">I had written </w:t>
      </w:r>
      <w:r>
        <w:t>in his left hand and the look of disgust on his fac</w:t>
      </w:r>
      <w:r w:rsidR="00EE24DC">
        <w:t>e made me feel extremely uneasy.</w:t>
      </w:r>
    </w:p>
    <w:p w14:paraId="712A2F54" w14:textId="77777777" w:rsidR="00686A23" w:rsidRDefault="00686A23" w:rsidP="00C524B1">
      <w:pPr>
        <w:pStyle w:val="Normal1"/>
        <w:ind w:firstLine="720"/>
      </w:pPr>
      <w:r>
        <w:t xml:space="preserve">“What the </w:t>
      </w:r>
      <w:r>
        <w:rPr>
          <w:i/>
        </w:rPr>
        <w:t>hell</w:t>
      </w:r>
      <w:r>
        <w:t xml:space="preserve"> is this?” he asked.  Ron was an ex-marine colonel and had a hard-on for me. Maybe he just didn’t like me, or maybe it was because I was a drain on his P&amp;L and was not yet producing any revenue for him, but he had a knack for making me feel it was both.</w:t>
      </w:r>
    </w:p>
    <w:p w14:paraId="7A66AFA2" w14:textId="77777777" w:rsidR="00686A23" w:rsidRDefault="00686A23" w:rsidP="00C524B1">
      <w:pPr>
        <w:pStyle w:val="Normal1"/>
        <w:ind w:firstLine="720"/>
      </w:pPr>
      <w:r>
        <w:t>“It was approved by your compliance officer,” I meekly proffered.</w:t>
      </w:r>
    </w:p>
    <w:p w14:paraId="506CDF73" w14:textId="77777777" w:rsidR="005716AD" w:rsidRDefault="00686A23">
      <w:pPr>
        <w:pStyle w:val="Normal1"/>
      </w:pPr>
      <w:r>
        <w:t xml:space="preserve">Picking up the phone, he quickly confirmed that piece of information. He then added. </w:t>
      </w:r>
    </w:p>
    <w:p w14:paraId="7BC51385" w14:textId="77777777" w:rsidR="00686A23" w:rsidRDefault="00686A23" w:rsidP="00C524B1">
      <w:pPr>
        <w:pStyle w:val="Normal1"/>
        <w:ind w:firstLine="720"/>
      </w:pPr>
      <w:r>
        <w:t>“</w:t>
      </w:r>
      <w:proofErr w:type="gramStart"/>
      <w:r>
        <w:t>Well..</w:t>
      </w:r>
      <w:proofErr w:type="gramEnd"/>
      <w:r>
        <w:t xml:space="preserve">  Somehow this wound up being sent to Roby Robinson’s wife.  And he just called me up asking me what the hell the Sax Angle was.” Roby Robinson was the founder of Robinson Humphrey, an iconic Southeast brokerage house also owned by American Express at the time.</w:t>
      </w:r>
    </w:p>
    <w:p w14:paraId="528ABFDD" w14:textId="77777777" w:rsidR="00686A23" w:rsidRDefault="00686A23" w:rsidP="00CA26A6">
      <w:pPr>
        <w:pStyle w:val="Normal1"/>
        <w:ind w:firstLine="720"/>
      </w:pPr>
      <w:r>
        <w:lastRenderedPageBreak/>
        <w:t>My first reaction was that I had bought a good mailing list.</w:t>
      </w:r>
    </w:p>
    <w:p w14:paraId="2FEF6684" w14:textId="77777777" w:rsidR="00686A23" w:rsidRDefault="00686A23" w:rsidP="00CA26A6">
      <w:pPr>
        <w:pStyle w:val="Normal1"/>
        <w:ind w:firstLine="720"/>
      </w:pPr>
      <w:r>
        <w:t xml:space="preserve">“Sax, I think you’re going to be a big producer </w:t>
      </w:r>
      <w:proofErr w:type="spellStart"/>
      <w:r>
        <w:t>some day</w:t>
      </w:r>
      <w:proofErr w:type="spellEnd"/>
      <w:r>
        <w:t>.</w:t>
      </w:r>
      <w:r w:rsidR="00CA26A6">
        <w:t>.</w:t>
      </w:r>
      <w:r>
        <w:t>.  Just not for me. You’re fired,” he said.</w:t>
      </w:r>
    </w:p>
    <w:p w14:paraId="0E3C98A5" w14:textId="77777777" w:rsidR="00686A23" w:rsidRDefault="00686A23" w:rsidP="005435F9">
      <w:pPr>
        <w:pStyle w:val="Normal1"/>
      </w:pPr>
      <w:r>
        <w:tab/>
        <w:t>He may have been a total ass, but Ron was right about one thing: I did become a big producer.  My auspicious start ultimately led to a successful brokerage career which culminated in my departure fro</w:t>
      </w:r>
      <w:r w:rsidR="00CA42A8">
        <w:t xml:space="preserve">m the industry to start </w:t>
      </w:r>
      <w:proofErr w:type="spellStart"/>
      <w:r w:rsidR="00CA42A8">
        <w:t>HomeCom</w:t>
      </w:r>
      <w:proofErr w:type="spellEnd"/>
      <w:r w:rsidR="00CA42A8">
        <w:t>,</w:t>
      </w:r>
      <w:r>
        <w:t xml:space="preserve"> one of the first publicly traded internet companies.  Ironically enough, </w:t>
      </w:r>
      <w:r w:rsidR="00CA42A8">
        <w:t>year later I would have</w:t>
      </w:r>
      <w:r>
        <w:t xml:space="preserve"> an opportunity to personally meet the man that was indirectly responsible for my firing from Shearson Lehman Hutton when he hired me to help develop his company’s web presence. But this time it was CEO to CEO as I was tasked with building the first web site of Robinson Humphrey. </w:t>
      </w:r>
      <w:proofErr w:type="gramStart"/>
      <w:r>
        <w:t>Needless to say, Roby</w:t>
      </w:r>
      <w:proofErr w:type="gramEnd"/>
      <w:r>
        <w:t xml:space="preserve"> had no remembrance of my fateful termination.</w:t>
      </w:r>
    </w:p>
    <w:p w14:paraId="45B89861" w14:textId="77777777" w:rsidR="00686A23" w:rsidRDefault="00686A23">
      <w:pPr>
        <w:ind w:firstLine="720"/>
      </w:pPr>
      <w:r>
        <w:t xml:space="preserve">In a span of eight </w:t>
      </w:r>
      <w:proofErr w:type="gramStart"/>
      <w:r>
        <w:t>years</w:t>
      </w:r>
      <w:proofErr w:type="gramEnd"/>
      <w:r>
        <w:t xml:space="preserve"> I was a stockbroker at some of the best firms on Wall Street, and some of the worst.  E.F. Hutton hired me shortly after the crash of 1987.  E.F. Hutton’s tag line was "When E. F. Hutton talks, people listen" (which usually involved a </w:t>
      </w:r>
      <w:hyperlink r:id="rId14" w:history="1">
        <w:r>
          <w:t>young professional</w:t>
        </w:r>
      </w:hyperlink>
      <w:r>
        <w:t xml:space="preserve"> remarking at a dinner party that his broker was E.F. Hutton, which always caused a lull in the conversation as everyone’s attention now focused on him). It was a great time to go into the business.  The crash had </w:t>
      </w:r>
      <w:proofErr w:type="gramStart"/>
      <w:r>
        <w:t>opened up</w:t>
      </w:r>
      <w:proofErr w:type="gramEnd"/>
      <w:r>
        <w:t xml:space="preserve"> the market to new brokers as the senior guys were busy hiding their poor results from their clients. </w:t>
      </w:r>
    </w:p>
    <w:p w14:paraId="55BAA20B" w14:textId="77777777" w:rsidR="00686A23" w:rsidRDefault="00686A23">
      <w:pPr>
        <w:ind w:firstLine="720"/>
      </w:pPr>
      <w:proofErr w:type="spellStart"/>
      <w:r>
        <w:t>E.</w:t>
      </w:r>
      <w:proofErr w:type="gramStart"/>
      <w:r>
        <w:t>F.Hutton</w:t>
      </w:r>
      <w:proofErr w:type="spellEnd"/>
      <w:proofErr w:type="gramEnd"/>
      <w:r>
        <w:t xml:space="preserve"> almost didn’t hire me, since one of the psychological pre-employment profile tests came back that I might not be aggressive enough to be a </w:t>
      </w:r>
      <w:proofErr w:type="gramStart"/>
      <w:r>
        <w:t>stock broker</w:t>
      </w:r>
      <w:proofErr w:type="gramEnd"/>
      <w:r>
        <w:t xml:space="preserve">.  Mind you this was a job peddling paper to seniors, not guns and ammo.  No one would ever claim E.F. Hutton wasn’t aggressive enough.  The check kiting scandal, mob money laundering and massive trading losses and margin calls that its customers couldn't meet forced a merger with Shearson </w:t>
      </w:r>
      <w:hyperlink r:id="rId15" w:history="1">
        <w:r>
          <w:t>Lehman Brothers</w:t>
        </w:r>
      </w:hyperlink>
      <w:r>
        <w:t>/</w:t>
      </w:r>
      <w:hyperlink r:id="rId16" w:history="1">
        <w:r>
          <w:t>American Express</w:t>
        </w:r>
      </w:hyperlink>
      <w:r>
        <w:t xml:space="preserve"> (then named Shearson Lehman/American Express). The merger took effect in 1988, smack in the middle of the first few weeks of my freshly minted employment, and the merged firm was named Shearson Lehman Hutton, Inc. </w:t>
      </w:r>
    </w:p>
    <w:p w14:paraId="73E773E8" w14:textId="77777777" w:rsidR="00686A23" w:rsidRDefault="00686A23">
      <w:r>
        <w:tab/>
        <w:t>This proved a fortunate turn of events for me.  I had hardly gotten started and now I would be trained on the 101st floor of the World Trade Center in the best sales program in the industry. They had developed a training program for new brokers that incorporated all that they had learned from the most successful salespeople they had. MOST IMPORTANTLY this was a program that could be easily taught and copied.  What I learned was that sales ability was a skill, not something you were born with.  After this intensive program, I had confidence that I could sell anything, not just stocks and bonds.</w:t>
      </w:r>
      <w:r>
        <w:cr/>
      </w:r>
      <w:r>
        <w:tab/>
        <w:t xml:space="preserve">For a solid two weeks on </w:t>
      </w:r>
      <w:proofErr w:type="gramStart"/>
      <w:r>
        <w:t>end</w:t>
      </w:r>
      <w:proofErr w:type="gramEnd"/>
      <w:r>
        <w:t xml:space="preserve"> we role practiced asking for the order and handling the objections.  It became apparent after a couple of days </w:t>
      </w:r>
      <w:proofErr w:type="gramStart"/>
      <w:r>
        <w:t>that</w:t>
      </w:r>
      <w:proofErr w:type="gramEnd"/>
      <w:r>
        <w:t xml:space="preserve"> were a finite number of objections that could be expressed in an infinite number of ways.  We practiced with cue cards, the objections on one side, and the rebuttals on the other.  We were instructed that you asked for the order a minimum of five times before you gave up.  Not because you were persistent or </w:t>
      </w:r>
      <w:r>
        <w:lastRenderedPageBreak/>
        <w:t>wanted to be obnoxious, but because you would not discover the real reason why someone wasn’t buying your sales pitch until you had overcome their real objection.  People lie.  They don’t tell you what they are really thinking.  An objection is not something to be won or overcome but something you ferret out the truth with.  It’s only after hearing multiple objections, do you find out the real one.</w:t>
      </w:r>
    </w:p>
    <w:p w14:paraId="11568B69" w14:textId="77777777" w:rsidR="00686A23" w:rsidRDefault="00686A23">
      <w:r>
        <w:tab/>
        <w:t xml:space="preserve">After this training we began our ‘dialing for dollars program’.   We started each day at 8:00AM sharp.  We were allowed 30 minutes to read the Wall Street Journal and then we hit the phones.  They gave each of us (about 120 people from all walks and ways of life) a sheet of paper and a three-minute hourglass.  We were instructed not to spend more than three minutes on </w:t>
      </w:r>
      <w:proofErr w:type="gramStart"/>
      <w:r>
        <w:t>any one</w:t>
      </w:r>
      <w:proofErr w:type="gramEnd"/>
      <w:r>
        <w:t>-phone call.  They knew that their business was a numbers game.  Out of two hundred phone calls per day, they knew you would only reach 50 people, and out of that only ten to twelve of those would be interested in what you had to offer.  The outcome of this was one or two of your two hundred calls would ultimately turn into a customer.  I remember the crowning event of this training was when one of my fellow unleashed newbie brokers cold-called an elderly lady in Florida.  It was one of the first of hundreds of phone calls he would make from the World Trade Center.  The woman on the other end of the phone exclaimed, “Oh, I’m so glad you called</w:t>
      </w:r>
      <w:r w:rsidR="00EC3C85">
        <w:t>”</w:t>
      </w:r>
      <w:r w:rsidR="00816295">
        <w:t>, completely unaware</w:t>
      </w:r>
      <w:r w:rsidR="00EC3C85">
        <w:t xml:space="preserve"> 120 Kool-Aid drinking, newly minted stockbrokers were listening in on this conversation</w:t>
      </w:r>
      <w:r w:rsidR="00816295">
        <w:t>,</w:t>
      </w:r>
      <w:r w:rsidR="00EC3C85">
        <w:t xml:space="preserve"> foaming a</w:t>
      </w:r>
      <w:r w:rsidR="00BA07DF">
        <w:t>t the mouth over their first taste of meat.  “</w:t>
      </w:r>
      <w:r>
        <w:t xml:space="preserve">My attorney </w:t>
      </w:r>
      <w:r w:rsidR="00816295">
        <w:t xml:space="preserve">just </w:t>
      </w:r>
      <w:r>
        <w:t>told me to contact Shearson</w:t>
      </w:r>
      <w:r w:rsidR="00816295">
        <w:t xml:space="preserve"> Lehman about this </w:t>
      </w:r>
      <w:r>
        <w:t>large accident settlement</w:t>
      </w:r>
      <w:r w:rsidR="00816295">
        <w:t xml:space="preserve"> I was just awarded</w:t>
      </w:r>
      <w:r>
        <w:t xml:space="preserve">.”  He made twelve hundred </w:t>
      </w:r>
      <w:proofErr w:type="gramStart"/>
      <w:r>
        <w:t>dollars commission</w:t>
      </w:r>
      <w:proofErr w:type="gramEnd"/>
      <w:r>
        <w:t xml:space="preserve"> on that cold call.  </w:t>
      </w:r>
      <w:r w:rsidR="00BA07DF">
        <w:t xml:space="preserve">All 120 of us </w:t>
      </w:r>
      <w:r>
        <w:t>were hooked.</w:t>
      </w:r>
    </w:p>
    <w:p w14:paraId="402F0600" w14:textId="77777777" w:rsidR="00686A23" w:rsidRDefault="00686A23">
      <w:r>
        <w:tab/>
        <w:t xml:space="preserve">Any doubts on my part that Wall Street was about making the customers money was dismissed during my internship </w:t>
      </w:r>
      <w:proofErr w:type="gramStart"/>
      <w:r>
        <w:t>atop</w:t>
      </w:r>
      <w:proofErr w:type="gramEnd"/>
      <w:r>
        <w:t xml:space="preserve"> the World Trade Center.  Only one week of training was </w:t>
      </w:r>
      <w:proofErr w:type="gramStart"/>
      <w:r>
        <w:t>actually devoted</w:t>
      </w:r>
      <w:proofErr w:type="gramEnd"/>
      <w:r>
        <w:t xml:space="preserve"> to product knowledge.  The rest was about the hourglass and sales.  It was all about making the firms you worked for </w:t>
      </w:r>
      <w:proofErr w:type="gramStart"/>
      <w:r>
        <w:t>money</w:t>
      </w:r>
      <w:proofErr w:type="gramEnd"/>
      <w:r>
        <w:t xml:space="preserve"> and the customers were just an incidental part of the process.  </w:t>
      </w:r>
      <w:proofErr w:type="gramStart"/>
      <w:r>
        <w:t>Of course</w:t>
      </w:r>
      <w:proofErr w:type="gramEnd"/>
      <w:r>
        <w:t xml:space="preserve"> they all professed suitability concerns and </w:t>
      </w:r>
      <w:proofErr w:type="gramStart"/>
      <w:r>
        <w:t>providing</w:t>
      </w:r>
      <w:proofErr w:type="gramEnd"/>
      <w:r>
        <w:t xml:space="preserve"> the best advice for the customer, but the impression I got was this was more driven by fear of litigation than genuine interest in the </w:t>
      </w:r>
      <w:proofErr w:type="spellStart"/>
      <w:proofErr w:type="gramStart"/>
      <w:r>
        <w:t>well being</w:t>
      </w:r>
      <w:proofErr w:type="spellEnd"/>
      <w:proofErr w:type="gramEnd"/>
      <w:r>
        <w:t xml:space="preserve"> of the client.  The </w:t>
      </w:r>
      <w:proofErr w:type="gramStart"/>
      <w:r>
        <w:t>old adage</w:t>
      </w:r>
      <w:proofErr w:type="gramEnd"/>
      <w:r>
        <w:t xml:space="preserve"> “Where are the customer’s yachts?” never seemed more </w:t>
      </w:r>
      <w:r w:rsidR="005435F9">
        <w:t>apropos</w:t>
      </w:r>
      <w:r>
        <w:t>.</w:t>
      </w:r>
    </w:p>
    <w:p w14:paraId="6705F315" w14:textId="77777777" w:rsidR="00686A23" w:rsidRDefault="00686A23">
      <w:r>
        <w:tab/>
      </w:r>
    </w:p>
    <w:p w14:paraId="6A4B5899" w14:textId="77777777" w:rsidR="00BA07DF" w:rsidRDefault="00686A23">
      <w:r>
        <w:tab/>
        <w:t xml:space="preserve">After Ron Brown and my forced early departure from Shearson, I began to look for a new job.  It didn’t take long.  Drexel offered me a </w:t>
      </w:r>
      <w:r w:rsidR="00BA07DF">
        <w:t xml:space="preserve">position the same afternoon I was fired from </w:t>
      </w:r>
      <w:proofErr w:type="gramStart"/>
      <w:r w:rsidR="00BA07DF">
        <w:t>Shearson</w:t>
      </w:r>
      <w:proofErr w:type="gramEnd"/>
      <w:r w:rsidR="00BA07DF">
        <w:t xml:space="preserve"> </w:t>
      </w:r>
      <w:r>
        <w:t>but the manager suggested I might not want to work there.  They were shut down shortly thereafter</w:t>
      </w:r>
      <w:r w:rsidR="00BA07DF">
        <w:t xml:space="preserve">.  Moving on down the street, I found </w:t>
      </w:r>
      <w:r>
        <w:t>Bear Stearns</w:t>
      </w:r>
      <w:r w:rsidR="00BA07DF">
        <w:t>.  They</w:t>
      </w:r>
      <w:r w:rsidR="00816295">
        <w:t xml:space="preserve"> hired me that</w:t>
      </w:r>
      <w:r>
        <w:t xml:space="preserve"> same day.</w:t>
      </w:r>
      <w:r w:rsidR="00BA07DF">
        <w:t xml:space="preserve">  I didn’t know much about them</w:t>
      </w:r>
      <w:r w:rsidR="00816295">
        <w:t>,</w:t>
      </w:r>
      <w:r w:rsidR="00BA07DF">
        <w:t xml:space="preserve"> but the energy felt good and the office space was first class.</w:t>
      </w:r>
    </w:p>
    <w:p w14:paraId="6792DBF7" w14:textId="77777777" w:rsidR="00686A23" w:rsidRDefault="00686A23" w:rsidP="004060DE">
      <w:pPr>
        <w:ind w:firstLine="720"/>
      </w:pPr>
      <w:r>
        <w:t xml:space="preserve"> </w:t>
      </w:r>
      <w:proofErr w:type="gramStart"/>
      <w:r w:rsidR="00290D42">
        <w:t>Quick to employ</w:t>
      </w:r>
      <w:proofErr w:type="gramEnd"/>
      <w:r w:rsidR="00290D42">
        <w:t xml:space="preserve"> my newly acquired talents,</w:t>
      </w:r>
      <w:r w:rsidR="00816295">
        <w:t xml:space="preserve"> </w:t>
      </w:r>
      <w:r>
        <w:t xml:space="preserve">I thought I was </w:t>
      </w:r>
      <w:r w:rsidR="00290D42">
        <w:t>well on my way to success when</w:t>
      </w:r>
      <w:r>
        <w:t xml:space="preserve"> the manager, Mike </w:t>
      </w:r>
      <w:proofErr w:type="gramStart"/>
      <w:r>
        <w:t>Margolis</w:t>
      </w:r>
      <w:proofErr w:type="gramEnd"/>
      <w:r>
        <w:t xml:space="preserve"> called me in to his office.  </w:t>
      </w:r>
      <w:r w:rsidR="00041EE7">
        <w:t xml:space="preserve">“Sax, </w:t>
      </w:r>
      <w:r w:rsidR="00290D42">
        <w:t>don’t sit</w:t>
      </w:r>
      <w:r>
        <w:t>.</w:t>
      </w:r>
      <w:r w:rsidR="00290D42">
        <w:t xml:space="preserve">  What </w:t>
      </w:r>
      <w:r w:rsidR="00290D42">
        <w:lastRenderedPageBreak/>
        <w:t>the hell kind of numbers are these?”</w:t>
      </w:r>
      <w:r>
        <w:t xml:space="preserve">  I was shocked as I </w:t>
      </w:r>
      <w:r w:rsidR="00290D42">
        <w:t xml:space="preserve">stammered something about how I </w:t>
      </w:r>
      <w:r>
        <w:t xml:space="preserve">was now making six figures and had only been in the </w:t>
      </w:r>
      <w:proofErr w:type="gramStart"/>
      <w:r>
        <w:t>business</w:t>
      </w:r>
      <w:proofErr w:type="gramEnd"/>
      <w:r>
        <w:t xml:space="preserve"> a year.</w:t>
      </w:r>
    </w:p>
    <w:p w14:paraId="080D92A3" w14:textId="77777777" w:rsidR="00686A23" w:rsidRDefault="00686A23">
      <w:r>
        <w:tab/>
        <w:t xml:space="preserve">“Those numbers might cut it at Shearson Lehman </w:t>
      </w:r>
      <w:proofErr w:type="gramStart"/>
      <w:r>
        <w:t>Hutton</w:t>
      </w:r>
      <w:proofErr w:type="gramEnd"/>
      <w:r>
        <w:t xml:space="preserve"> but </w:t>
      </w:r>
      <w:r w:rsidR="00290D42">
        <w:t>this is</w:t>
      </w:r>
      <w:r>
        <w:t xml:space="preserve"> Bear.”</w:t>
      </w:r>
    </w:p>
    <w:p w14:paraId="0BBF2D04" w14:textId="77777777" w:rsidR="00686A23" w:rsidRDefault="00686A23">
      <w:r>
        <w:tab/>
        <w:t>“</w:t>
      </w:r>
      <w:r w:rsidR="00290D42">
        <w:t>What do you need me</w:t>
      </w:r>
      <w:r>
        <w:t xml:space="preserve"> to do?” I asked</w:t>
      </w:r>
      <w:r w:rsidR="00290D42">
        <w:t>, ready to rise to the challenge</w:t>
      </w:r>
      <w:r>
        <w:t>.</w:t>
      </w:r>
    </w:p>
    <w:p w14:paraId="402EB5F7" w14:textId="77777777" w:rsidR="00686A23" w:rsidRDefault="00686A23">
      <w:r>
        <w:tab/>
        <w:t>“Twice that for starters,” Mike said.</w:t>
      </w:r>
    </w:p>
    <w:p w14:paraId="5B079175" w14:textId="77777777" w:rsidR="00686A23" w:rsidRDefault="00686A23">
      <w:r>
        <w:t xml:space="preserve"> </w:t>
      </w:r>
      <w:r>
        <w:tab/>
        <w:t xml:space="preserve">I went back to my office and doubled my efforts.  Soon enough I was doing twice the production.  </w:t>
      </w:r>
      <w:r w:rsidR="00132B0D">
        <w:t xml:space="preserve">To Bear, it didn't matter what your numbers were, all that mattered is that they kept getting better.  </w:t>
      </w:r>
      <w:r w:rsidR="0029234B">
        <w:t xml:space="preserve">It just goes to show how well </w:t>
      </w:r>
      <w:r>
        <w:t xml:space="preserve">a kick in the pants works.  Bear was an efficient </w:t>
      </w:r>
      <w:proofErr w:type="gramStart"/>
      <w:r>
        <w:t>money making</w:t>
      </w:r>
      <w:proofErr w:type="gramEnd"/>
      <w:r>
        <w:t xml:space="preserve"> machine.  The CEO while I was there, Ace Greenberg, was quoted as saying “we are really looking for people with PSD degrees”- that is, those who were poor and smart, with a deep desire to become rich.</w:t>
      </w:r>
    </w:p>
    <w:p w14:paraId="4C640F58" w14:textId="77777777" w:rsidR="00686A23" w:rsidRDefault="00686A23">
      <w:r>
        <w:tab/>
        <w:t xml:space="preserve">I look back at my experience working for the major brokerage houses, all the training programs I paid painfully close attention to, the insanely late hours I spent in those tiny cubes hammering at the phones, and I really learned just two lessons that still stick with me today.  </w:t>
      </w:r>
      <w:r>
        <w:tab/>
        <w:t xml:space="preserve">Not to say that these are the </w:t>
      </w:r>
      <w:r>
        <w:rPr>
          <w:i/>
        </w:rPr>
        <w:t>only</w:t>
      </w:r>
      <w:r>
        <w:t xml:space="preserve"> two things I learned in the industry, but they were certainly the two closest things to the truth I ever learned from working in fina</w:t>
      </w:r>
      <w:r w:rsidR="0029234B">
        <w:t>nce.  The first lesson was how to sell. T</w:t>
      </w:r>
      <w:r>
        <w:t xml:space="preserve">he second </w:t>
      </w:r>
      <w:r w:rsidR="0029234B">
        <w:t xml:space="preserve">lesson came shortly thereafter, and it </w:t>
      </w:r>
      <w:r>
        <w:t xml:space="preserve">was how to sell big.  If I had one memory of my time at Bear that characterized my </w:t>
      </w:r>
      <w:proofErr w:type="gramStart"/>
      <w:r>
        <w:t>time</w:t>
      </w:r>
      <w:proofErr w:type="gramEnd"/>
      <w:r>
        <w:t xml:space="preserve"> there was when the only female broker in the calling room opened a new account with a big order for RJR.  The company had recently gone public again after the infamous LBO.  She </w:t>
      </w:r>
      <w:proofErr w:type="gramStart"/>
      <w:r>
        <w:t>had cold</w:t>
      </w:r>
      <w:proofErr w:type="gramEnd"/>
      <w:r>
        <w:t xml:space="preserve"> called a farmer in North Carolina and sold him $500,000 worth of Reynolds tobacco stock.  Since she had to get a big order from a new client approved, she went to her manager.</w:t>
      </w:r>
    </w:p>
    <w:p w14:paraId="35AD74A4" w14:textId="77777777" w:rsidR="00686A23" w:rsidRDefault="00686A23">
      <w:r>
        <w:tab/>
        <w:t>“Let me get this straight,” the calling room man</w:t>
      </w:r>
      <w:r w:rsidR="0029234B">
        <w:t>ager said, “A guy you never met and</w:t>
      </w:r>
      <w:r>
        <w:t xml:space="preserve"> never talked to before is going to buy a half million dollars of stock</w:t>
      </w:r>
      <w:r w:rsidR="0029234B">
        <w:t>…</w:t>
      </w:r>
      <w:r>
        <w:t xml:space="preserve"> from a chick.”  He scratched his chin for a mome</w:t>
      </w:r>
      <w:r w:rsidR="0029234B">
        <w:t>nt, seemingly</w:t>
      </w:r>
      <w:r>
        <w:t xml:space="preserve"> lost in deep thought.</w:t>
      </w:r>
    </w:p>
    <w:p w14:paraId="5A6090F7" w14:textId="77777777" w:rsidR="00686A23" w:rsidRDefault="00686A23">
      <w:r>
        <w:tab/>
        <w:t xml:space="preserve">“Tell you what.  You go back to him and tell him to step up to the plate.  Ask for a million.”  </w:t>
      </w:r>
    </w:p>
    <w:p w14:paraId="45A64852" w14:textId="77777777" w:rsidR="00686A23" w:rsidRDefault="00686A23">
      <w:r>
        <w:tab/>
        <w:t>She did.  And he did.  That was Bear when I worked there.</w:t>
      </w:r>
    </w:p>
    <w:p w14:paraId="17313D8B" w14:textId="77777777" w:rsidR="00686A23" w:rsidRDefault="00686A23">
      <w:r>
        <w:tab/>
        <w:t xml:space="preserve">I had the best investor education one could buy.  I got to learn about trading on my customer's dime.  I certainly did the best I could for them.  I sold </w:t>
      </w:r>
      <w:proofErr w:type="gramStart"/>
      <w:r>
        <w:t>them</w:t>
      </w:r>
      <w:proofErr w:type="gramEnd"/>
      <w:r>
        <w:t xml:space="preserve"> the brokerage </w:t>
      </w:r>
      <w:proofErr w:type="spellStart"/>
      <w:r>
        <w:t>firm's</w:t>
      </w:r>
      <w:proofErr w:type="spellEnd"/>
      <w:r>
        <w:t xml:space="preserve"> and mutual fund industry's best rated stock and fund ideas.  I quickly learned though that brokerage firm's analyst recommendations tell you a lot about the company but little about making money.  The disclaimer on every mutual fund prospectus “that past performance is no guarantee of future results” is the most truthful utterance ever made about investing.</w:t>
      </w:r>
      <w:r>
        <w:tab/>
      </w:r>
    </w:p>
    <w:p w14:paraId="5712C979" w14:textId="77777777" w:rsidR="00686A23" w:rsidRDefault="0029234B">
      <w:pPr>
        <w:ind w:firstLine="720"/>
      </w:pPr>
      <w:r>
        <w:t>Later in my career, w</w:t>
      </w:r>
      <w:r w:rsidR="00686A23">
        <w:t xml:space="preserve">hile working as a senior broker at PaineWebber, </w:t>
      </w:r>
      <w:r w:rsidR="005435F9">
        <w:t>David Blech recruited me for an executive position</w:t>
      </w:r>
      <w:r>
        <w:t>.  Now David was</w:t>
      </w:r>
      <w:r w:rsidR="00686A23">
        <w:t xml:space="preserve"> the largest venture capital investor in the biotech industry. He personally owned 5% of the entire U.S. biotech industry. </w:t>
      </w:r>
      <w:r w:rsidR="00617B59">
        <w:t xml:space="preserve">He offered </w:t>
      </w:r>
      <w:r w:rsidR="00617B59">
        <w:lastRenderedPageBreak/>
        <w:t>me a</w:t>
      </w:r>
      <w:r w:rsidR="00686A23">
        <w:t xml:space="preserve"> personal and corporate guarantee of a million dollars to come work for him.  At the time he was Citicorp’s largest private client and a legend on Wall Street.  </w:t>
      </w:r>
    </w:p>
    <w:p w14:paraId="06C807D8" w14:textId="77777777" w:rsidR="00686A23" w:rsidRDefault="00F307D1">
      <w:pPr>
        <w:ind w:firstLine="720"/>
      </w:pPr>
      <w:r>
        <w:t>David hardly looked at me during the interview,</w:t>
      </w:r>
      <w:r w:rsidR="00686A23">
        <w:t xml:space="preserve"> pecking at the keyboard pulling up one stock quote after another.  After he had agreed to </w:t>
      </w:r>
      <w:proofErr w:type="gramStart"/>
      <w:r w:rsidR="00686A23">
        <w:t>all of</w:t>
      </w:r>
      <w:proofErr w:type="gramEnd"/>
      <w:r w:rsidR="00686A23">
        <w:t xml:space="preserve"> my employment terms and requests, he gruffly asked me without looking up from the screen, “Is there anything else?”</w:t>
      </w:r>
    </w:p>
    <w:p w14:paraId="42E197A0" w14:textId="77777777" w:rsidR="00686A23" w:rsidRDefault="00686A23">
      <w:pPr>
        <w:ind w:firstLine="720"/>
      </w:pPr>
      <w:r>
        <w:t>“Yea,” I answered after a short pause. “Why does someone worth a billion dollars want more?”</w:t>
      </w:r>
    </w:p>
    <w:p w14:paraId="6382AAC4" w14:textId="77777777" w:rsidR="00686A23" w:rsidRDefault="00686A23">
      <w:pPr>
        <w:ind w:firstLine="720"/>
      </w:pPr>
      <w:r>
        <w:t xml:space="preserve">Blech took his eyes off the quote monitor long enough to cast me a curious glance.  The slight gleam in his eye was the only thing that stood out from his </w:t>
      </w:r>
      <w:r w:rsidR="005435F9">
        <w:t>melancholy</w:t>
      </w:r>
      <w:r>
        <w:t xml:space="preserve"> face as he said, </w:t>
      </w:r>
    </w:p>
    <w:p w14:paraId="26DE12A5" w14:textId="77777777" w:rsidR="00686A23" w:rsidRDefault="00686A23">
      <w:pPr>
        <w:ind w:firstLine="720"/>
      </w:pPr>
      <w:r>
        <w:t>“I want to be able to tell Sandy Weil, ‘Fuck You’.”</w:t>
      </w:r>
    </w:p>
    <w:p w14:paraId="307E1DEE" w14:textId="77777777" w:rsidR="00686A23" w:rsidRDefault="00686A23">
      <w:pPr>
        <w:ind w:firstLine="720"/>
      </w:pPr>
      <w:r>
        <w:t>Sandy Weil was the corporate legend and serial acquirer who assembled the behemoth Citicorp from a group of insurance and brokerage companies, one of which was my erstwhile first employer, Shearson Lehman Hutton.</w:t>
      </w:r>
    </w:p>
    <w:p w14:paraId="714F1311" w14:textId="77777777" w:rsidR="00686A23" w:rsidRDefault="00686A23">
      <w:pPr>
        <w:ind w:firstLine="720"/>
      </w:pPr>
      <w:r>
        <w:t xml:space="preserve">  I learned a lot while working at Blech &amp; Co.  The least of which was that I would be suing David a year later for the money he owed me.  </w:t>
      </w:r>
    </w:p>
    <w:p w14:paraId="019B6AB1" w14:textId="77777777" w:rsidR="00686A23" w:rsidRDefault="00686A23">
      <w:pPr>
        <w:ind w:firstLine="720"/>
      </w:pPr>
      <w:r>
        <w:t xml:space="preserve">At Blech &amp; Co. I got a bird’s eye view of how to raise hundreds of millions of dollars along with priceless insight into the inner workings of both the brokerage and biotech industry.   David Blech had a cookie cutter formula for building biotech companies.   He would source name brand </w:t>
      </w:r>
      <w:proofErr w:type="gramStart"/>
      <w:r>
        <w:t>CEO’s</w:t>
      </w:r>
      <w:proofErr w:type="gramEnd"/>
      <w:r>
        <w:t xml:space="preserve"> from big </w:t>
      </w:r>
      <w:r w:rsidR="00F307D1">
        <w:t>pharmaceutical companies</w:t>
      </w:r>
      <w:r>
        <w:t xml:space="preserve"> and leading scientists from the best universiti</w:t>
      </w:r>
      <w:r w:rsidR="00F307D1">
        <w:t>es and offer them tons of stock</w:t>
      </w:r>
      <w:r>
        <w:t xml:space="preserve"> and </w:t>
      </w:r>
      <w:r w:rsidR="00F307D1">
        <w:t>wild</w:t>
      </w:r>
      <w:r>
        <w:t xml:space="preserve"> prospect</w:t>
      </w:r>
      <w:r w:rsidR="00F307D1">
        <w:t>s of riches.  Throw in a Who’s W</w:t>
      </w:r>
      <w:r>
        <w:t>ho scientific advisory board and pepper them with stock options.  And into this mix t</w:t>
      </w:r>
      <w:r w:rsidR="00F307D1">
        <w:t>hrow t</w:t>
      </w:r>
      <w:r>
        <w:t xml:space="preserve">wo or three investment banks and big open market purchases by David Blech and you had a charged particle </w:t>
      </w:r>
      <w:r w:rsidR="00F307D1">
        <w:t xml:space="preserve">of a </w:t>
      </w:r>
      <w:r>
        <w:t>stock</w:t>
      </w:r>
      <w:r w:rsidR="00F307D1">
        <w:t>,</w:t>
      </w:r>
      <w:r>
        <w:t xml:space="preserve"> ready to ricochet off the charts</w:t>
      </w:r>
      <w:r w:rsidR="00F307D1">
        <w:t xml:space="preserve"> at the slightest catalyst</w:t>
      </w:r>
      <w:r>
        <w:t xml:space="preserve">.  The formula had worked </w:t>
      </w:r>
      <w:proofErr w:type="gramStart"/>
      <w:r>
        <w:t>again and again</w:t>
      </w:r>
      <w:proofErr w:type="gramEnd"/>
      <w:r>
        <w:t xml:space="preserve"> until Blech’s empire collided </w:t>
      </w:r>
      <w:r w:rsidR="00F307D1">
        <w:t xml:space="preserve">head on </w:t>
      </w:r>
      <w:r>
        <w:t>with the most vicious bear market in biotech history.  That’s where I</w:t>
      </w:r>
      <w:r w:rsidR="00F307D1">
        <w:t>,</w:t>
      </w:r>
      <w:r>
        <w:t xml:space="preserve"> and other successful brokers</w:t>
      </w:r>
      <w:r w:rsidR="00F307D1">
        <w:t>,</w:t>
      </w:r>
      <w:r>
        <w:t xml:space="preserve"> were recruited to solve his ‘window’ problem.  You see David’s customers, the Wall Street firms and boutique investment banks that bought and marketed his deals, told him they could no longer raise money due to the biotech bear market.  “</w:t>
      </w:r>
      <w:r>
        <w:rPr>
          <w:b/>
        </w:rPr>
        <w:t>The window was closed</w:t>
      </w:r>
      <w:r>
        <w:t xml:space="preserve">.” </w:t>
      </w:r>
    </w:p>
    <w:p w14:paraId="4258B0FD" w14:textId="77777777" w:rsidR="00686A23" w:rsidRDefault="00686A23">
      <w:pPr>
        <w:ind w:firstLine="720"/>
      </w:pPr>
      <w:r>
        <w:t xml:space="preserve"> </w:t>
      </w:r>
      <w:r w:rsidR="00F307D1">
        <w:t>Here’s the problem: b</w:t>
      </w:r>
      <w:r>
        <w:t xml:space="preserve">iotech companies burn money.  In fact, most of them are not profitable and never will be.  It takes hundreds of millions of dollars to create a drug and shepherd it through the FDA’s exhausting battery of tests </w:t>
      </w:r>
      <w:r w:rsidR="00F307D1">
        <w:t xml:space="preserve">and read tape </w:t>
      </w:r>
      <w:r>
        <w:t xml:space="preserve">before commercial approval is granted.   </w:t>
      </w:r>
      <w:r w:rsidR="00F307D1">
        <w:t xml:space="preserve">And </w:t>
      </w:r>
      <w:r>
        <w:t>David had dozens of investments in companies that all needed money.  He didn’t want to hear that the window was closed.  He had the hubris that he</w:t>
      </w:r>
      <w:r w:rsidR="002804F7">
        <w:t>,</w:t>
      </w:r>
      <w:r>
        <w:t xml:space="preserve"> with the aid of a select group of established Wall Street brokers, </w:t>
      </w:r>
      <w:r w:rsidR="002804F7">
        <w:t>could re</w:t>
      </w:r>
      <w:r>
        <w:t>open this window himself.  I h</w:t>
      </w:r>
      <w:r w:rsidR="002804F7">
        <w:t xml:space="preserve">ad the </w:t>
      </w:r>
      <w:proofErr w:type="gramStart"/>
      <w:r w:rsidR="002804F7">
        <w:t>naïveté</w:t>
      </w:r>
      <w:proofErr w:type="gramEnd"/>
      <w:r w:rsidR="002804F7">
        <w:t xml:space="preserve"> to believe that this godlike task was within his grasp.  Although I admit, t</w:t>
      </w:r>
      <w:r>
        <w:t xml:space="preserve">he million dollars he personally guaranteed me didn’t diminish my conviction. </w:t>
      </w:r>
    </w:p>
    <w:p w14:paraId="5F8AA596" w14:textId="77777777" w:rsidR="00686A23" w:rsidRDefault="00686A23">
      <w:pPr>
        <w:ind w:firstLine="720"/>
      </w:pPr>
      <w:r>
        <w:lastRenderedPageBreak/>
        <w:t xml:space="preserve">There were a lot of illuminating moments at D. Blech &amp; Co. that prepared me for my future investing career.  One evening after an exhausting day of investor meetings and telephone conference calls, I took the former Dean of Stanford University Medical School out to dinner.  </w:t>
      </w:r>
      <w:r w:rsidR="00961E1A">
        <w:t>As we were eating, my</w:t>
      </w:r>
      <w:r>
        <w:t xml:space="preserve"> </w:t>
      </w:r>
      <w:r w:rsidR="00961E1A">
        <w:t xml:space="preserve">curiosity finally overcame </w:t>
      </w:r>
      <w:proofErr w:type="gramStart"/>
      <w:r w:rsidR="00961E1A">
        <w:t>me</w:t>
      </w:r>
      <w:proofErr w:type="gramEnd"/>
      <w:r>
        <w:t xml:space="preserve"> </w:t>
      </w:r>
      <w:r w:rsidR="00961E1A">
        <w:t>and I asked</w:t>
      </w:r>
      <w:r>
        <w:t xml:space="preserve"> why he </w:t>
      </w:r>
      <w:r w:rsidR="00961E1A">
        <w:t>would leave</w:t>
      </w:r>
      <w:r>
        <w:t xml:space="preserve"> such a distinguished and seemingly secure </w:t>
      </w:r>
      <w:r w:rsidR="00961E1A">
        <w:t>position</w:t>
      </w:r>
      <w:r>
        <w:t xml:space="preserve"> as Dean of Stanford University Medical School.  I was surprised to hear his reasons.  He said, “I’m tired of watching my former students get rich starting biotech companies.  </w:t>
      </w:r>
      <w:r w:rsidR="00961E1A">
        <w:t>This time it’s my turn</w:t>
      </w:r>
      <w:r w:rsidR="00D92BAD">
        <w:t>.”  As w</w:t>
      </w:r>
      <w:r>
        <w:t>e raised thirty</w:t>
      </w:r>
      <w:r w:rsidR="00961E1A">
        <w:t xml:space="preserve"> or so</w:t>
      </w:r>
      <w:r>
        <w:t xml:space="preserve"> million dollars for his company in a private placem</w:t>
      </w:r>
      <w:r w:rsidR="00D92BAD">
        <w:t>ent,</w:t>
      </w:r>
      <w:r>
        <w:t xml:space="preserve"> I </w:t>
      </w:r>
      <w:r w:rsidR="00D92BAD">
        <w:t>couldn’t help but think</w:t>
      </w:r>
      <w:r>
        <w:t xml:space="preserve"> this remarkable bit of candor was strikingly different from a lot of the ‘cure disease and make the world a better place’ bullshit David spewed.  </w:t>
      </w:r>
    </w:p>
    <w:p w14:paraId="64FF6254" w14:textId="77777777" w:rsidR="00686A23" w:rsidRDefault="00686A23">
      <w:pPr>
        <w:ind w:firstLine="720"/>
      </w:pPr>
      <w:r>
        <w:t xml:space="preserve">When it became apparent that David could not support the aftermarket trading of his newly public companies, the </w:t>
      </w:r>
      <w:r w:rsidR="00D92BAD">
        <w:t xml:space="preserve">ferociousness of the </w:t>
      </w:r>
      <w:r>
        <w:t xml:space="preserve">raids </w:t>
      </w:r>
      <w:r w:rsidR="00D92BAD">
        <w:t>by the market bears was unenduring</w:t>
      </w:r>
      <w:r>
        <w:t xml:space="preserve">.   The Street smelled </w:t>
      </w:r>
      <w:proofErr w:type="gramStart"/>
      <w:r>
        <w:t>blood</w:t>
      </w:r>
      <w:proofErr w:type="gramEnd"/>
      <w:r>
        <w:t xml:space="preserve"> and the </w:t>
      </w:r>
      <w:r w:rsidR="00D92BAD">
        <w:t xml:space="preserve">rampant </w:t>
      </w:r>
      <w:r>
        <w:t xml:space="preserve">short selling of his stocks began.  </w:t>
      </w:r>
      <w:commentRangeStart w:id="6"/>
      <w:r>
        <w:t>This</w:t>
      </w:r>
      <w:commentRangeEnd w:id="6"/>
      <w:r w:rsidR="0050286B">
        <w:rPr>
          <w:rStyle w:val="CommentReference"/>
        </w:rPr>
        <w:commentReference w:id="6"/>
      </w:r>
      <w:r>
        <w:t xml:space="preserve"> was truly unfortunate as it </w:t>
      </w:r>
      <w:proofErr w:type="gramStart"/>
      <w:r>
        <w:t>impacted</w:t>
      </w:r>
      <w:proofErr w:type="gramEnd"/>
      <w:r>
        <w:t xml:space="preserve"> the lives of many of the hundreds of employees of these companies, the investors in them, and inevitably the</w:t>
      </w:r>
      <w:r w:rsidR="00EE6C67">
        <w:t>ir</w:t>
      </w:r>
      <w:r>
        <w:t xml:space="preserve"> very prospects as remote as they might have </w:t>
      </w:r>
      <w:proofErr w:type="gramStart"/>
      <w:r>
        <w:t>been of</w:t>
      </w:r>
      <w:proofErr w:type="gramEnd"/>
      <w:r>
        <w:t xml:space="preserve"> curing disease.   But Wall Street is a brutal place and once the smell of blood is in the water, the fear and greed spread </w:t>
      </w:r>
      <w:r w:rsidR="0050286B">
        <w:t>at a blistering pace. The dozens</w:t>
      </w:r>
      <w:r>
        <w:t xml:space="preserve"> </w:t>
      </w:r>
      <w:r w:rsidR="0050286B">
        <w:t>of</w:t>
      </w:r>
      <w:r>
        <w:t xml:space="preserve"> companies we </w:t>
      </w:r>
      <w:proofErr w:type="gramStart"/>
      <w:r>
        <w:t>brought</w:t>
      </w:r>
      <w:proofErr w:type="gramEnd"/>
      <w:r>
        <w:t xml:space="preserve"> public plummeted in price as word spread that David was having capital p</w:t>
      </w:r>
      <w:r w:rsidR="00041EE7">
        <w:t xml:space="preserve">roblems with his clearing firm and my old employer, </w:t>
      </w:r>
      <w:r>
        <w:t>Bear Stearns.  Each day as the stocks spiraled downward</w:t>
      </w:r>
      <w:r w:rsidR="00041EE7">
        <w:t xml:space="preserve"> in a glorious spectacle of carnage</w:t>
      </w:r>
      <w:r>
        <w:t xml:space="preserve">, Bear </w:t>
      </w:r>
      <w:r w:rsidR="00041EE7">
        <w:t xml:space="preserve">relentlessly </w:t>
      </w:r>
      <w:r>
        <w:t xml:space="preserve">demanded </w:t>
      </w:r>
      <w:proofErr w:type="gramStart"/>
      <w:r>
        <w:t xml:space="preserve">more </w:t>
      </w:r>
      <w:r w:rsidR="00041EE7">
        <w:t>and more</w:t>
      </w:r>
      <w:proofErr w:type="gramEnd"/>
      <w:r w:rsidR="00041EE7">
        <w:t xml:space="preserve"> </w:t>
      </w:r>
      <w:r>
        <w:t xml:space="preserve">collateral from David.   </w:t>
      </w:r>
      <w:r w:rsidR="00A40A01">
        <w:t>This</w:t>
      </w:r>
      <w:r>
        <w:t xml:space="preserve"> se</w:t>
      </w:r>
      <w:r w:rsidR="00A40A01">
        <w:t>lf-perpetuating death spiral reminded me how</w:t>
      </w:r>
      <w:r>
        <w:t xml:space="preserve"> sharks bite at their own t</w:t>
      </w:r>
      <w:r w:rsidR="00A40A01">
        <w:t>ails in a bloody feeding frenzy as</w:t>
      </w:r>
      <w:r>
        <w:t xml:space="preserve"> Wall Street and its investors turned on David. Former customers </w:t>
      </w:r>
      <w:r w:rsidR="000E2937">
        <w:t>turned</w:t>
      </w:r>
      <w:r>
        <w:t xml:space="preserve"> </w:t>
      </w:r>
      <w:r w:rsidR="000E2937">
        <w:t>predators</w:t>
      </w:r>
      <w:r>
        <w:t xml:space="preserve"> </w:t>
      </w:r>
      <w:r w:rsidR="000E2937">
        <w:t xml:space="preserve">took </w:t>
      </w:r>
      <w:r>
        <w:t xml:space="preserve">delight </w:t>
      </w:r>
      <w:r w:rsidR="000E2937">
        <w:t xml:space="preserve">in </w:t>
      </w:r>
      <w:r>
        <w:t>that the stricken Blech was bleeding to death.</w:t>
      </w:r>
    </w:p>
    <w:p w14:paraId="346C0D81" w14:textId="77777777" w:rsidR="00686A23" w:rsidRDefault="000E2937">
      <w:pPr>
        <w:ind w:firstLine="720"/>
      </w:pPr>
      <w:r>
        <w:t xml:space="preserve">  I watched in horror</w:t>
      </w:r>
      <w:r w:rsidR="00686A23">
        <w:t xml:space="preserve"> from the Ruth Chris restaurant in the lobby of our building, too shaken to ev</w:t>
      </w:r>
      <w:r>
        <w:t>en sit at my desk in the office</w:t>
      </w:r>
      <w:r w:rsidR="00686A23">
        <w:t xml:space="preserve"> as these Blech stocks began to trade hundreds of times their normal volume with no apparent price movement.</w:t>
      </w:r>
      <w:r w:rsidR="00686A23">
        <w:rPr>
          <w:rStyle w:val="FootnoteReference1"/>
        </w:rPr>
        <w:footnoteReference w:id="1"/>
      </w:r>
      <w:r w:rsidR="00686A23">
        <w:t xml:space="preserve">  Finally Bear Stearns ended the horror show and pulled the plug on David for failing to meet net capital requirements. It seems fitting today that Bear Stearns, once Blech &amp; Co.’s clearing firm and one of the </w:t>
      </w:r>
      <w:r w:rsidR="00686A23">
        <w:lastRenderedPageBreak/>
        <w:t xml:space="preserve">rumored leaders of the bear attacks, succumbed to its own demise from relentless short sellers. </w:t>
      </w:r>
    </w:p>
    <w:p w14:paraId="304ED14D" w14:textId="77777777" w:rsidR="00686A23" w:rsidRDefault="00686A23">
      <w:pPr>
        <w:ind w:firstLine="720"/>
      </w:pPr>
      <w:r>
        <w:t xml:space="preserve"> At D. Blech &amp; Co. I learned how companies are built and marketed by Wall Street, how executives are compensated and motivated, how deals are diced and sliced, and sold amongst syndicates.  I also learned how stocks are routinely manipulated, how rival firms attack their peers, and inside information is passed around like wafers at Mass.  Rumors are fed and swallowed without the sli</w:t>
      </w:r>
      <w:r w:rsidR="000E2937">
        <w:t xml:space="preserve">ghtest indigestion.   I was </w:t>
      </w:r>
      <w:r>
        <w:t>there for a year before his firm imploded in the biggest</w:t>
      </w:r>
      <w:r w:rsidR="000E2937">
        <w:t xml:space="preserve"> bear market in biotech history, but </w:t>
      </w:r>
      <w:r w:rsidR="00956747">
        <w:t>it only took</w:t>
      </w:r>
      <w:r w:rsidR="000E2937">
        <w:t xml:space="preserve"> a few days to learn</w:t>
      </w:r>
      <w:r>
        <w:t xml:space="preserve"> that you could lose a billion dollars from hubris alone.</w:t>
      </w:r>
    </w:p>
    <w:p w14:paraId="5AC03CBB" w14:textId="77777777" w:rsidR="00686A23" w:rsidRDefault="00686A23">
      <w:pPr>
        <w:ind w:firstLine="720"/>
      </w:pPr>
      <w:proofErr w:type="gramStart"/>
      <w:r>
        <w:t>So</w:t>
      </w:r>
      <w:proofErr w:type="gramEnd"/>
      <w:r>
        <w:t xml:space="preserve"> in 1995, I took a page </w:t>
      </w:r>
      <w:proofErr w:type="gramStart"/>
      <w:r>
        <w:t>of out</w:t>
      </w:r>
      <w:proofErr w:type="gramEnd"/>
      <w:r>
        <w:t xml:space="preserve"> my former employer's book and started my own company. Except it wasn't a biotech, it was a dot-com.  I </w:t>
      </w:r>
      <w:proofErr w:type="gramStart"/>
      <w:r>
        <w:t>brought</w:t>
      </w:r>
      <w:proofErr w:type="gramEnd"/>
      <w:r>
        <w:t xml:space="preserve"> </w:t>
      </w:r>
      <w:proofErr w:type="spellStart"/>
      <w:r>
        <w:t>HomeCom</w:t>
      </w:r>
      <w:proofErr w:type="spellEnd"/>
      <w:r>
        <w:t xml:space="preserve"> Communications, Inc. public in 1997.  </w:t>
      </w:r>
      <w:r w:rsidR="00741DFB">
        <w:t xml:space="preserve">Just three short years later, </w:t>
      </w:r>
      <w:r>
        <w:t xml:space="preserve">Deloitte &amp; </w:t>
      </w:r>
      <w:r w:rsidR="00741DFB">
        <w:t xml:space="preserve">Touche ranked it as one of the </w:t>
      </w:r>
      <w:r>
        <w:t xml:space="preserve">Fastest Growing Tech Companies in 2000 (#219 on the Fast 5000 with a five-year growth rate of 1899%.  I was the CEO and Chairman of the Board of a publicly traded company replete with expensive lawyers and accountants from a big 6 firm.  Attorneys poured over every word I wrote in an SEC filing, accountants scrutinized our revenue recognition, and Wall Street brokerages pumped us for information.   </w:t>
      </w:r>
      <w:r w:rsidR="00D007C4">
        <w:t>Remember, w</w:t>
      </w:r>
      <w:r>
        <w:t>e even built Robinson Humphrey’s first web site</w:t>
      </w:r>
      <w:r w:rsidR="00D007C4">
        <w:t>.  We were huge!</w:t>
      </w:r>
    </w:p>
    <w:p w14:paraId="1BE6AFE5" w14:textId="77777777" w:rsidR="00686A23" w:rsidRDefault="00686A23">
      <w:pPr>
        <w:ind w:firstLine="720"/>
      </w:pPr>
      <w:r>
        <w:t xml:space="preserve">When the dot-com bubble burst in 2000, </w:t>
      </w:r>
      <w:proofErr w:type="spellStart"/>
      <w:r>
        <w:t>HomeCom</w:t>
      </w:r>
      <w:proofErr w:type="spellEnd"/>
      <w:r>
        <w:t xml:space="preserve"> and hundreds of other companies in the Internet</w:t>
      </w:r>
      <w:r w:rsidR="00B77C6A">
        <w:t xml:space="preserve"> business fell on hard times.  One thing o</w:t>
      </w:r>
      <w:r>
        <w:t>ur bankers and investors had never</w:t>
      </w:r>
      <w:r w:rsidR="00B77C6A">
        <w:t xml:space="preserve"> forcefully</w:t>
      </w:r>
      <w:r>
        <w:t xml:space="preserve"> emphasized </w:t>
      </w:r>
      <w:r w:rsidR="00B77C6A">
        <w:t xml:space="preserve">was </w:t>
      </w:r>
      <w:r>
        <w:t xml:space="preserve">profits.  It was all about revenue growth.  Grow the top line and don’t worry about the bottom line was the mantra. </w:t>
      </w:r>
      <w:r w:rsidR="00B77C6A">
        <w:t xml:space="preserve"> While things changed overnight, t</w:t>
      </w:r>
      <w:r>
        <w:t xml:space="preserve">he warning signs were there before the tech bubble burst.  I knew something was wrong when IBM and EDS were offering to hire my employees for twice the </w:t>
      </w:r>
      <w:proofErr w:type="spellStart"/>
      <w:proofErr w:type="gramStart"/>
      <w:r>
        <w:t>over priced</w:t>
      </w:r>
      <w:proofErr w:type="spellEnd"/>
      <w:proofErr w:type="gramEnd"/>
      <w:r>
        <w:t xml:space="preserve"> salaries I paid them and then telling my customers they would do the same work as we did for </w:t>
      </w:r>
      <w:proofErr w:type="gramStart"/>
      <w:r>
        <w:t>the half</w:t>
      </w:r>
      <w:proofErr w:type="gramEnd"/>
      <w:r>
        <w:t xml:space="preserve"> the </w:t>
      </w:r>
      <w:r w:rsidR="00B77C6A">
        <w:t>cost</w:t>
      </w:r>
      <w:r>
        <w:t xml:space="preserve">.  And we were not even making money on it!  </w:t>
      </w:r>
      <w:r>
        <w:tab/>
      </w:r>
    </w:p>
    <w:p w14:paraId="7BF6B57C" w14:textId="77777777" w:rsidR="00686A23" w:rsidRDefault="00686A23">
      <w:pPr>
        <w:ind w:firstLine="720"/>
      </w:pPr>
      <w:proofErr w:type="gramStart"/>
      <w:r>
        <w:t>So</w:t>
      </w:r>
      <w:proofErr w:type="gramEnd"/>
      <w:r>
        <w:t xml:space="preserve"> at the end of 2000 I negotiated a severance agreement with my company.  I was not one of </w:t>
      </w:r>
      <w:proofErr w:type="gramStart"/>
      <w:r>
        <w:t>these</w:t>
      </w:r>
      <w:proofErr w:type="gramEnd"/>
      <w:r>
        <w:t xml:space="preserve"> dot-com executives that cashed out early and walked away rich while the investors went to the </w:t>
      </w:r>
      <w:proofErr w:type="gramStart"/>
      <w:r>
        <w:t>poorhouse</w:t>
      </w:r>
      <w:proofErr w:type="gramEnd"/>
      <w:r>
        <w:t>.  I felt I never should sell my stock until the company was on good footing</w:t>
      </w:r>
      <w:r w:rsidR="001F3C06">
        <w:t>;</w:t>
      </w:r>
      <w:r>
        <w:t xml:space="preserve"> solidly profitable </w:t>
      </w:r>
      <w:r w:rsidR="001F3C06">
        <w:t xml:space="preserve">with the </w:t>
      </w:r>
      <w:r>
        <w:t xml:space="preserve">original investors </w:t>
      </w:r>
      <w:r w:rsidR="001F3C06">
        <w:t>receiving a solid</w:t>
      </w:r>
      <w:r>
        <w:t xml:space="preserve"> return on their money.  Call me </w:t>
      </w:r>
      <w:proofErr w:type="gramStart"/>
      <w:r>
        <w:t>naïve</w:t>
      </w:r>
      <w:r w:rsidR="00DD6D89">
        <w:t>..</w:t>
      </w:r>
      <w:proofErr w:type="gramEnd"/>
      <w:r w:rsidR="00DD6D89">
        <w:t xml:space="preserve">  I was</w:t>
      </w:r>
      <w:r w:rsidR="0076051A">
        <w:t xml:space="preserve">. </w:t>
      </w:r>
      <w:r w:rsidR="00DD6D89">
        <w:t xml:space="preserve"> </w:t>
      </w:r>
      <w:r>
        <w:t xml:space="preserve">A lot of people </w:t>
      </w:r>
      <w:proofErr w:type="gramStart"/>
      <w:r>
        <w:t>profited on</w:t>
      </w:r>
      <w:proofErr w:type="gramEnd"/>
      <w:r>
        <w:t xml:space="preserve"> </w:t>
      </w:r>
      <w:proofErr w:type="spellStart"/>
      <w:r>
        <w:t>HomeCom</w:t>
      </w:r>
      <w:proofErr w:type="spellEnd"/>
      <w:r>
        <w:t xml:space="preserve">, but I wasn’t one of them.   But I also stayed out of jail, out of trouble and had no shareholder </w:t>
      </w:r>
      <w:proofErr w:type="gramStart"/>
      <w:r>
        <w:t>law suits</w:t>
      </w:r>
      <w:proofErr w:type="gramEnd"/>
      <w:r>
        <w:t xml:space="preserve"> or disgruntled friends that felt that I had conned them.  Peace of mind might not add up in the capital column </w:t>
      </w:r>
      <w:r w:rsidR="0076051A">
        <w:t xml:space="preserve">of a balance sheet, </w:t>
      </w:r>
      <w:r>
        <w:t xml:space="preserve">but it does help you live with yourself. </w:t>
      </w:r>
    </w:p>
    <w:p w14:paraId="429D5952" w14:textId="77777777" w:rsidR="00686A23" w:rsidRDefault="0076051A">
      <w:pPr>
        <w:ind w:firstLine="720"/>
      </w:pPr>
      <w:r>
        <w:t xml:space="preserve">It wasn’t all that long before </w:t>
      </w:r>
      <w:r w:rsidR="00686A23">
        <w:t xml:space="preserve">I told my wife that I was going to try and make a living out of </w:t>
      </w:r>
      <w:proofErr w:type="gramStart"/>
      <w:r w:rsidR="00686A23">
        <w:t>trading</w:t>
      </w:r>
      <w:proofErr w:type="gramEnd"/>
      <w:r w:rsidR="00686A23">
        <w:t xml:space="preserve"> the markets.  After all this was something I felt I knew a lot about. Although I had </w:t>
      </w:r>
      <w:proofErr w:type="gramStart"/>
      <w:r w:rsidR="00686A23">
        <w:t>plenty</w:t>
      </w:r>
      <w:proofErr w:type="gramEnd"/>
      <w:r w:rsidR="00686A23">
        <w:t xml:space="preserve"> </w:t>
      </w:r>
      <w:proofErr w:type="spellStart"/>
      <w:proofErr w:type="gramStart"/>
      <w:r w:rsidR="00686A23">
        <w:t>first hand</w:t>
      </w:r>
      <w:proofErr w:type="spellEnd"/>
      <w:proofErr w:type="gramEnd"/>
      <w:r w:rsidR="00686A23">
        <w:t xml:space="preserve"> experience investing other people’s money, I had never made a living </w:t>
      </w:r>
      <w:proofErr w:type="gramStart"/>
      <w:r w:rsidR="00686A23">
        <w:lastRenderedPageBreak/>
        <w:t>investing</w:t>
      </w:r>
      <w:proofErr w:type="gramEnd"/>
      <w:r w:rsidR="00686A23">
        <w:t xml:space="preserve"> my own.   Besides</w:t>
      </w:r>
      <w:r>
        <w:t>,</w:t>
      </w:r>
      <w:r w:rsidR="00686A23">
        <w:t xml:space="preserve"> the job market for dot-com executives was </w:t>
      </w:r>
      <w:r>
        <w:t xml:space="preserve">the epitome of </w:t>
      </w:r>
      <w:proofErr w:type="gramStart"/>
      <w:r w:rsidR="00686A23">
        <w:t>bleak</w:t>
      </w:r>
      <w:proofErr w:type="gramEnd"/>
      <w:r w:rsidR="00686A23">
        <w:t>, even worse than the market today for investment bankers</w:t>
      </w:r>
      <w:r w:rsidR="00DD6D89">
        <w:t xml:space="preserve"> and </w:t>
      </w:r>
      <w:r w:rsidR="00C21E57">
        <w:t>homebuilder</w:t>
      </w:r>
      <w:r>
        <w:t xml:space="preserve"> types.</w:t>
      </w:r>
    </w:p>
    <w:p w14:paraId="2978819F" w14:textId="77777777" w:rsidR="00686A23" w:rsidRDefault="0076051A">
      <w:pPr>
        <w:ind w:firstLine="720"/>
      </w:pPr>
      <w:r>
        <w:t xml:space="preserve">Now </w:t>
      </w:r>
      <w:r w:rsidR="00686A23">
        <w:t xml:space="preserve">I knew I could not afford any costly mistakes in this new venture.  Before I started in earnest, I sat about reading everything I could get my hands on that </w:t>
      </w:r>
      <w:commentRangeStart w:id="7"/>
      <w:r w:rsidR="00686A23">
        <w:t>looked worthwhile.</w:t>
      </w:r>
      <w:r w:rsidR="00DD6D89">
        <w:t xml:space="preserve">  </w:t>
      </w:r>
      <w:commentRangeEnd w:id="7"/>
      <w:r w:rsidR="00CC2997">
        <w:rPr>
          <w:rStyle w:val="CommentReference"/>
        </w:rPr>
        <w:commentReference w:id="7"/>
      </w:r>
      <w:r w:rsidR="00686A23">
        <w:t>It is uncanny how the same principles keep recurring amongst the world’s greatest investors. I crystallized the common themes from all of them into my ‘</w:t>
      </w:r>
      <w:commentRangeStart w:id="8"/>
      <w:r w:rsidR="00686A23">
        <w:t>Stock Market Trading Rules’</w:t>
      </w:r>
      <w:commentRangeEnd w:id="8"/>
      <w:r w:rsidR="00CC2997">
        <w:rPr>
          <w:rStyle w:val="CommentReference"/>
        </w:rPr>
        <w:commentReference w:id="8"/>
      </w:r>
      <w:r w:rsidR="00686A23">
        <w:t xml:space="preserve">, which I have devoted a chapter of this book to.  Many of them are discussed throughout the book, but I have itemized them in a chapter for your convenience.  I have these rules in front of me every day at work.  It’s easy to forget and lapse back to old habits.  </w:t>
      </w:r>
    </w:p>
    <w:p w14:paraId="0F117AA5" w14:textId="77777777" w:rsidR="00686A23" w:rsidRDefault="00686A23">
      <w:pPr>
        <w:ind w:firstLine="720"/>
      </w:pPr>
      <w:r>
        <w:t xml:space="preserve">The first year of </w:t>
      </w:r>
      <w:proofErr w:type="gramStart"/>
      <w:r>
        <w:t>full time</w:t>
      </w:r>
      <w:proofErr w:type="gramEnd"/>
      <w:r>
        <w:t xml:space="preserve"> trading 2001, I earned more than I had in the previous five years combined working as the CEO of </w:t>
      </w:r>
      <w:proofErr w:type="spellStart"/>
      <w:r>
        <w:t>HomeCom</w:t>
      </w:r>
      <w:proofErr w:type="spellEnd"/>
      <w:r>
        <w:t xml:space="preserve">.  I was off to the races.  I thought to myself what have I been doing?  This is what I should have been doing for years.    </w:t>
      </w:r>
      <w:proofErr w:type="gramStart"/>
      <w:r>
        <w:t>Overly</w:t>
      </w:r>
      <w:proofErr w:type="gramEnd"/>
      <w:r>
        <w:t xml:space="preserve"> </w:t>
      </w:r>
      <w:proofErr w:type="gramStart"/>
      <w:r>
        <w:t>confident</w:t>
      </w:r>
      <w:proofErr w:type="gramEnd"/>
      <w:r>
        <w:t xml:space="preserve"> I entered the year 2002 and lost as much money as I had made </w:t>
      </w:r>
      <w:proofErr w:type="gramStart"/>
      <w:r>
        <w:t>the last</w:t>
      </w:r>
      <w:proofErr w:type="gramEnd"/>
      <w:r>
        <w:t xml:space="preserve"> </w:t>
      </w:r>
      <w:proofErr w:type="gramStart"/>
      <w:r>
        <w:t>year</w:t>
      </w:r>
      <w:proofErr w:type="gramEnd"/>
      <w:r>
        <w:t xml:space="preserve"> I had a paycheck.  I was still way ahead of the game but much of my confidence had been shaken.  If you think trading the markets is an easy way to make a living, think again.  It’s not for everyone but then again there is a lot to be said for going to work in your pajamas.</w:t>
      </w:r>
    </w:p>
    <w:p w14:paraId="2C9AC32A" w14:textId="77777777" w:rsidR="00686A23" w:rsidRDefault="00686A23">
      <w:pPr>
        <w:ind w:firstLine="720"/>
      </w:pPr>
      <w:r>
        <w:t xml:space="preserve">Today I </w:t>
      </w:r>
      <w:proofErr w:type="gramStart"/>
      <w:r>
        <w:t>work</w:t>
      </w:r>
      <w:proofErr w:type="gramEnd"/>
      <w:r>
        <w:t xml:space="preserve"> out of my house overlooking three ski resorts in Park City, Utah.  I have spent the last nine years shredding both the finest snow on earth and the S&amp;P 500.  </w:t>
      </w:r>
      <w:commentRangeStart w:id="9"/>
      <w:r>
        <w:t xml:space="preserve">I work a few hours in the morning scanning the news, watching the tape for opportunities and then several hours in the evening reading </w:t>
      </w:r>
      <w:r>
        <w:rPr>
          <w:i/>
        </w:rPr>
        <w:t>Q’s</w:t>
      </w:r>
      <w:r>
        <w:t xml:space="preserve"> and </w:t>
      </w:r>
      <w:r>
        <w:rPr>
          <w:i/>
        </w:rPr>
        <w:t>K’s</w:t>
      </w:r>
      <w:r>
        <w:t xml:space="preserve">, doing research and noting chart patterns.   The rest of my time is spent skiing, mountain biking, doing some community service, and mostly hanging out with my family, friends and dogs. </w:t>
      </w:r>
      <w:commentRangeEnd w:id="9"/>
      <w:r>
        <w:rPr>
          <w:vanish/>
        </w:rPr>
        <w:commentReference w:id="9"/>
      </w:r>
      <w:r>
        <w:t xml:space="preserve"> I often wonder what I have learned.  What edge do I have over the geniuses and financial titans out there?  It comes down to a few things.   I have set at most every seat at the table. It has given me a 360° view.  If you were a doctor, you might call it experience.  It’s the difference between fresh out of school with the latest textbook knowledge versus sawing bones for twenty years.  There are things that only time teaches you.</w:t>
      </w:r>
    </w:p>
    <w:p w14:paraId="483DF714" w14:textId="77777777" w:rsidR="00686A23" w:rsidRDefault="00686A23">
      <w:pPr>
        <w:ind w:firstLine="720"/>
      </w:pPr>
      <w:proofErr w:type="gramStart"/>
      <w:r>
        <w:t>So</w:t>
      </w:r>
      <w:proofErr w:type="gramEnd"/>
      <w:r>
        <w:t xml:space="preserve"> I am here to tell you, you can do it. The reason why I believe most people don’t is because they don’t want you to.  Who are they?   There ARE people doing a lot better and a lot worse than the market and they don’t want you to know about it.  I’ll give you a few examples of ‘they’ and why they are keeping you in the dark.  First those that don’t want you to think you can do better.</w:t>
      </w:r>
    </w:p>
    <w:p w14:paraId="0C3C856C" w14:textId="77777777" w:rsidR="00686A23" w:rsidRDefault="00686A23">
      <w:pPr>
        <w:ind w:firstLine="720"/>
      </w:pPr>
      <w:r>
        <w:rPr>
          <w:i/>
        </w:rPr>
        <w:t>They</w:t>
      </w:r>
      <w:r>
        <w:t xml:space="preserve"> are the peer pressure group of fund managers determined to keep their jobs by buying what everyone else is buying.  I once sold a million </w:t>
      </w:r>
      <w:proofErr w:type="spellStart"/>
      <w:r>
        <w:t>dollars worth</w:t>
      </w:r>
      <w:proofErr w:type="spellEnd"/>
      <w:r>
        <w:t xml:space="preserve"> of IBM to a fund manager for one of the largest public utilities in the country.  He was allowed to manage internally a portion of the utility’s money </w:t>
      </w:r>
      <w:proofErr w:type="gramStart"/>
      <w:r>
        <w:t>as long as</w:t>
      </w:r>
      <w:proofErr w:type="gramEnd"/>
      <w:r>
        <w:t xml:space="preserve"> he bought stocks owned by the outside advisors that managed the majority of the utility’s funds.  I picked IBM out to try my theory.  I said to him you should buy IBM because of this, this and that fundamental reason.   But the </w:t>
      </w:r>
      <w:r>
        <w:lastRenderedPageBreak/>
        <w:t xml:space="preserve">coup de grace, the closer was when I said, “Besides, no one ever got fired for buying IBM.”  That was all I needed to say.  He promptly took down the shares.  Unfortunately for him this investment did not turn out </w:t>
      </w:r>
      <w:r w:rsidR="00DD6D89">
        <w:t>so well</w:t>
      </w:r>
      <w:r>
        <w:t xml:space="preserve">.  </w:t>
      </w:r>
      <w:r>
        <w:rPr>
          <w:i/>
        </w:rPr>
        <w:t>He</w:t>
      </w:r>
      <w:r>
        <w:t xml:space="preserve"> doesn’t want you to </w:t>
      </w:r>
      <w:proofErr w:type="gramStart"/>
      <w:r>
        <w:t>know about</w:t>
      </w:r>
      <w:proofErr w:type="gramEnd"/>
      <w:r>
        <w:t xml:space="preserve"> how he and his ilk are just lambs led to the slaughter.</w:t>
      </w:r>
    </w:p>
    <w:p w14:paraId="08D73AD5" w14:textId="77777777" w:rsidR="00686A23" w:rsidRDefault="00686A23">
      <w:pPr>
        <w:ind w:firstLine="720"/>
      </w:pPr>
      <w:r>
        <w:rPr>
          <w:i/>
        </w:rPr>
        <w:t>They</w:t>
      </w:r>
      <w:r>
        <w:t xml:space="preserve"> are the brokerage firms that own the very stock they </w:t>
      </w:r>
      <w:proofErr w:type="gramStart"/>
      <w:r>
        <w:t>sell</w:t>
      </w:r>
      <w:proofErr w:type="gramEnd"/>
      <w:r>
        <w:t xml:space="preserve"> you.  I remember the firms used to announce over the squawk box, that we took down a block of stock today at this price.  It was understood that this was an exceptional moneymaking opportunity for the </w:t>
      </w:r>
      <w:r>
        <w:rPr>
          <w:i/>
        </w:rPr>
        <w:t>broker</w:t>
      </w:r>
      <w:r>
        <w:t xml:space="preserve">.  </w:t>
      </w:r>
      <w:proofErr w:type="gramStart"/>
      <w:r>
        <w:t>Under</w:t>
      </w:r>
      <w:proofErr w:type="gramEnd"/>
      <w:r>
        <w:t xml:space="preserve"> the implicit encouragement of the brokerage </w:t>
      </w:r>
      <w:proofErr w:type="gramStart"/>
      <w:r>
        <w:t>firm</w:t>
      </w:r>
      <w:proofErr w:type="gramEnd"/>
      <w:r>
        <w:t xml:space="preserve"> you could reserve stock at a fixed price and then mark it up and sell it to your clients.  </w:t>
      </w:r>
      <w:proofErr w:type="gramStart"/>
      <w:r>
        <w:t>Of course</w:t>
      </w:r>
      <w:proofErr w:type="gramEnd"/>
      <w:r>
        <w:t xml:space="preserve"> the analyst liked it!  It was inventory and the firm was having a sale on it.  We never asked why.  It was clearly understood they didn’t want us </w:t>
      </w:r>
      <w:proofErr w:type="gramStart"/>
      <w:r>
        <w:t>questioning</w:t>
      </w:r>
      <w:proofErr w:type="gramEnd"/>
      <w:r>
        <w:t xml:space="preserve"> their opinions.  Sale is on today!  Come get it while it’s hot and</w:t>
      </w:r>
      <w:r w:rsidRPr="004060DE">
        <w:rPr>
          <w:i/>
        </w:rPr>
        <w:t xml:space="preserve"> marked up</w:t>
      </w:r>
      <w:r>
        <w:t xml:space="preserve">!  </w:t>
      </w:r>
      <w:r>
        <w:rPr>
          <w:i/>
        </w:rPr>
        <w:t>They</w:t>
      </w:r>
      <w:r>
        <w:t xml:space="preserve"> don’t want you to know about it!</w:t>
      </w:r>
    </w:p>
    <w:p w14:paraId="43F8B281" w14:textId="77777777" w:rsidR="00686A23" w:rsidRDefault="00686A23">
      <w:pPr>
        <w:ind w:firstLine="720"/>
      </w:pPr>
      <w:r>
        <w:rPr>
          <w:i/>
        </w:rPr>
        <w:t>They</w:t>
      </w:r>
      <w:r>
        <w:t xml:space="preserve"> are the Wall Street brokerages that were so famously conflicted with the so-called ‘Chinese Wall’ between investment banking and retail and institutional sales.  Analysts were under great pressure to issue favorable opinions on companies that Wall Street brokerages were engaged or anxious to sign up as investment banking customers.  Although this practice may have ceased or been diminished </w:t>
      </w:r>
      <w:proofErr w:type="gramStart"/>
      <w:r>
        <w:t>it is clear that analyst</w:t>
      </w:r>
      <w:proofErr w:type="gramEnd"/>
      <w:r>
        <w:t xml:space="preserve"> opinions still have an immediate short-term impact on stock prices.  </w:t>
      </w:r>
      <w:r>
        <w:rPr>
          <w:i/>
        </w:rPr>
        <w:t>They</w:t>
      </w:r>
      <w:r>
        <w:t xml:space="preserve"> didn’t want you to know about their obvious conflicts of interest.  That practice has supposedly ended </w:t>
      </w:r>
      <w:proofErr w:type="gramStart"/>
      <w:r>
        <w:t>as a result of</w:t>
      </w:r>
      <w:proofErr w:type="gramEnd"/>
      <w:r>
        <w:t xml:space="preserve"> Sarbanes Oxley legislation.  And even bigger scandal though that no one talks about because it is hard to prove is the trading action their analysts initiate with changes of opinion from buy to sell to neutral all on the same stock in the same year for almost inane reasons.  Anyone wonder about that?  It’s almost as if they wanted to stir the pot and shake things up to create some trading action.   Do you think </w:t>
      </w:r>
      <w:r>
        <w:rPr>
          <w:i/>
        </w:rPr>
        <w:t>they</w:t>
      </w:r>
      <w:r>
        <w:t xml:space="preserve"> would do that?</w:t>
      </w:r>
    </w:p>
    <w:p w14:paraId="36E4D063" w14:textId="77777777" w:rsidR="00686A23" w:rsidRDefault="00686A23">
      <w:pPr>
        <w:ind w:firstLine="720"/>
      </w:pPr>
      <w:r>
        <w:rPr>
          <w:i/>
        </w:rPr>
        <w:t>They</w:t>
      </w:r>
      <w:r>
        <w:t xml:space="preserve"> are brokers for the Wall Street firms and even the big discount firms like Fidelity and Schwab that push clients toward “wrap accounts”</w:t>
      </w:r>
      <w:r>
        <w:rPr>
          <w:rStyle w:val="FootnoteReference1"/>
        </w:rPr>
        <w:footnoteReference w:id="2"/>
      </w:r>
      <w:r>
        <w:t xml:space="preserve">.  Since commissions were under siege by the discounters and the advent of Internet based trading, brokerage firms decided a more predicable source of income would be wrap fees.  Brokers were encouraged to go out and collect assets rather than sell stocks.  The result of this was </w:t>
      </w:r>
      <w:proofErr w:type="gramStart"/>
      <w:r>
        <w:t>more and more</w:t>
      </w:r>
      <w:proofErr w:type="gramEnd"/>
      <w:r>
        <w:t xml:space="preserve"> money concentrated in the hands of </w:t>
      </w:r>
      <w:proofErr w:type="gramStart"/>
      <w:r>
        <w:t>fewer and fewer</w:t>
      </w:r>
      <w:proofErr w:type="gramEnd"/>
      <w:r>
        <w:t xml:space="preserve"> investment advisors who were being funneled enormous amounts of money by Wall Street firms who they in turn showered with commissions and soft dollar</w:t>
      </w:r>
      <w:r>
        <w:rPr>
          <w:rStyle w:val="FootnoteReference1"/>
        </w:rPr>
        <w:footnoteReference w:id="3"/>
      </w:r>
      <w:r>
        <w:t xml:space="preserve"> fees.  Talk about a conflict of interest that still hasn’t begun to </w:t>
      </w:r>
      <w:r>
        <w:lastRenderedPageBreak/>
        <w:t xml:space="preserve">be addressed. </w:t>
      </w:r>
      <w:r>
        <w:rPr>
          <w:i/>
        </w:rPr>
        <w:t xml:space="preserve"> They</w:t>
      </w:r>
      <w:r>
        <w:t xml:space="preserve"> are never going to mention this other than in the fine small print of the prospectus.</w:t>
      </w:r>
    </w:p>
    <w:p w14:paraId="031B316C" w14:textId="77777777" w:rsidR="00686A23" w:rsidRDefault="00686A23">
      <w:pPr>
        <w:ind w:firstLine="720"/>
      </w:pPr>
      <w:r>
        <w:rPr>
          <w:i/>
        </w:rPr>
        <w:t xml:space="preserve">They </w:t>
      </w:r>
      <w:r>
        <w:t xml:space="preserve">are hedge funds and other fund managers who are judged and compensated </w:t>
      </w:r>
      <w:proofErr w:type="gramStart"/>
      <w:r>
        <w:t>on</w:t>
      </w:r>
      <w:proofErr w:type="gramEnd"/>
      <w:r>
        <w:t xml:space="preserve"> short-term performance.  The standard hedge fund at the time of this writing is paid 2% of assets under management and 20% of profits.  This often encourages investments that deploy excessive leverage and risk to the detriment of their clients.  If money managers were on the hook for the losses, I think their historical returns would be quite different.  </w:t>
      </w:r>
      <w:r>
        <w:rPr>
          <w:i/>
        </w:rPr>
        <w:t>They</w:t>
      </w:r>
      <w:r>
        <w:t xml:space="preserve"> will never do this.</w:t>
      </w:r>
    </w:p>
    <w:p w14:paraId="4543AC57" w14:textId="77777777" w:rsidR="00686A23" w:rsidRDefault="00686A23">
      <w:pPr>
        <w:ind w:firstLine="720"/>
      </w:pPr>
      <w:r>
        <w:rPr>
          <w:i/>
        </w:rPr>
        <w:t>They</w:t>
      </w:r>
      <w:r>
        <w:t xml:space="preserve"> are the financial advisors that explain their mediocre performance by comparing themselves to other mediocre advisors.  If they set the bar low enough, they can clear it and skate by another year collecting fees.  </w:t>
      </w:r>
      <w:r>
        <w:rPr>
          <w:i/>
        </w:rPr>
        <w:t>They</w:t>
      </w:r>
      <w:r>
        <w:t xml:space="preserve"> don’t want you to believe you can do better.</w:t>
      </w:r>
    </w:p>
    <w:p w14:paraId="5037509C" w14:textId="77777777" w:rsidR="00DD6D89" w:rsidRDefault="00686A23" w:rsidP="004060DE">
      <w:pPr>
        <w:ind w:firstLine="720"/>
      </w:pPr>
      <w:r>
        <w:rPr>
          <w:i/>
        </w:rPr>
        <w:t>They</w:t>
      </w:r>
      <w:r>
        <w:t xml:space="preserve"> are lastly you.  Investing money takes work.  It’s not about hunches and tips or chart patterns or past performance</w:t>
      </w:r>
      <w:r w:rsidR="00DD6D89">
        <w:t>.</w:t>
      </w:r>
      <w:r>
        <w:t xml:space="preserve">  One thing that stood out from those years, as a </w:t>
      </w:r>
      <w:proofErr w:type="gramStart"/>
      <w:r>
        <w:t>broker</w:t>
      </w:r>
      <w:proofErr w:type="gramEnd"/>
      <w:r>
        <w:t xml:space="preserve"> was how smart people spent so little time managing or thinking about their investments.  People that </w:t>
      </w:r>
      <w:proofErr w:type="gramStart"/>
      <w:r>
        <w:t>earned</w:t>
      </w:r>
      <w:proofErr w:type="gramEnd"/>
      <w:r>
        <w:t xml:space="preserve"> $200,000 in a year would spend less than fifteen minutes thinking about how to invest it.  </w:t>
      </w:r>
      <w:r>
        <w:rPr>
          <w:i/>
        </w:rPr>
        <w:t>They</w:t>
      </w:r>
      <w:r>
        <w:t xml:space="preserve"> in this case are </w:t>
      </w:r>
      <w:r>
        <w:rPr>
          <w:b/>
        </w:rPr>
        <w:t>you</w:t>
      </w:r>
      <w:r>
        <w:t xml:space="preserve">.  It’s human nature not to want to review your mistakes.  You want to forget them.  The problem with </w:t>
      </w:r>
      <w:r w:rsidR="0028694E">
        <w:t>that is you tend to repeat the</w:t>
      </w:r>
      <w:r w:rsidR="00DA2651">
        <w:t>m.</w:t>
      </w:r>
      <w:bookmarkStart w:id="10" w:name="_TOC29546"/>
      <w:bookmarkStart w:id="11" w:name="TOC130465428"/>
      <w:bookmarkStart w:id="12" w:name="_Toc194053630"/>
      <w:bookmarkEnd w:id="10"/>
      <w:bookmarkEnd w:id="11"/>
    </w:p>
    <w:p w14:paraId="751C5AB1" w14:textId="77777777" w:rsidR="00E9540E" w:rsidRDefault="00E9540E" w:rsidP="00DA2651"/>
    <w:p w14:paraId="5BD03953" w14:textId="77777777" w:rsidR="00884B3A" w:rsidRDefault="00FE7682" w:rsidP="004060DE">
      <w:pPr>
        <w:pStyle w:val="Heading1"/>
      </w:pPr>
      <w:bookmarkStart w:id="13" w:name="_Toc196105738"/>
      <w:r>
        <w:t>Investment Choices Today Are Challenging</w:t>
      </w:r>
      <w:bookmarkEnd w:id="13"/>
    </w:p>
    <w:p w14:paraId="5E341D43" w14:textId="77777777" w:rsidR="001F35E8" w:rsidRPr="001F35E8" w:rsidRDefault="001F35E8" w:rsidP="004060DE"/>
    <w:p w14:paraId="105373B3" w14:textId="77777777" w:rsidR="00FF5714" w:rsidRDefault="004554B4" w:rsidP="004060DE">
      <w:r>
        <w:t>Without a doubt, investment choices in today’s economy are not as simple as they used to be.  Just in the last year we have experienced record volatility</w:t>
      </w:r>
      <w:r w:rsidR="00266EA1">
        <w:t xml:space="preserve">, including four consecutive days with 400+ point swings in the Dow.  Just in the last month of August, the S&amp;P average daily change was 2.2%.  According to Bloomberg’s records, we haven’t seen volatility of </w:t>
      </w:r>
      <w:r w:rsidR="00F57C99">
        <w:t>this magnitude</w:t>
      </w:r>
      <w:r w:rsidR="000864A1">
        <w:t xml:space="preserve"> since 1934.  </w:t>
      </w:r>
    </w:p>
    <w:p w14:paraId="6C8A6421" w14:textId="77777777" w:rsidR="00117EF6" w:rsidRDefault="00117EF6" w:rsidP="00117EF6"/>
    <w:p w14:paraId="1430387B" w14:textId="77777777" w:rsidR="001F35E8" w:rsidRDefault="00FF5714" w:rsidP="00A062E2">
      <w:pPr>
        <w:jc w:val="center"/>
      </w:pPr>
      <w:r w:rsidRPr="00FF5714">
        <w:rPr>
          <w:noProof/>
        </w:rPr>
        <w:lastRenderedPageBreak/>
        <w:drawing>
          <wp:inline distT="0" distB="0" distL="0" distR="0" wp14:anchorId="234E5A1F" wp14:editId="0FE40FFC">
            <wp:extent cx="4394200" cy="3289300"/>
            <wp:effectExtent l="0" t="0" r="0" b="12700"/>
            <wp:docPr id="42" name="Picture 6"/>
            <wp:cNvGraphicFramePr/>
            <a:graphic xmlns:a="http://schemas.openxmlformats.org/drawingml/2006/main">
              <a:graphicData uri="http://schemas.openxmlformats.org/drawingml/2006/picture">
                <pic:pic xmlns:pic="http://schemas.openxmlformats.org/drawingml/2006/picture">
                  <pic:nvPicPr>
                    <pic:cNvPr id="7" name="Picture 6"/>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394546" cy="3289559"/>
                    </a:xfrm>
                    <a:prstGeom prst="rect">
                      <a:avLst/>
                    </a:prstGeom>
                    <a:noFill/>
                    <a:ln>
                      <a:noFill/>
                    </a:ln>
                  </pic:spPr>
                </pic:pic>
              </a:graphicData>
            </a:graphic>
          </wp:inline>
        </w:drawing>
      </w:r>
    </w:p>
    <w:p w14:paraId="18F38F24" w14:textId="77777777" w:rsidR="00FF5714" w:rsidRDefault="00FF5714" w:rsidP="00FF5714"/>
    <w:p w14:paraId="52C7245B" w14:textId="77777777" w:rsidR="00FF5714" w:rsidRDefault="00B44CB6" w:rsidP="00FF5714">
      <w:r>
        <w:t xml:space="preserve">Between the record volatility and the last ten years in the markets being coined as “the lost decade” in terms of returns, there aren’t a whole lot of </w:t>
      </w:r>
      <w:proofErr w:type="gramStart"/>
      <w:r>
        <w:t>low risk</w:t>
      </w:r>
      <w:proofErr w:type="gramEnd"/>
      <w:r>
        <w:t xml:space="preserve"> investment options.  Long considered one of the most reliable investment vehicles, real estate has proven </w:t>
      </w:r>
      <w:proofErr w:type="gramStart"/>
      <w:r>
        <w:t>more</w:t>
      </w:r>
      <w:proofErr w:type="gramEnd"/>
      <w:r>
        <w:t xml:space="preserve"> than a challenge.  Just </w:t>
      </w:r>
      <w:proofErr w:type="gramStart"/>
      <w:r>
        <w:t>take a look</w:t>
      </w:r>
      <w:proofErr w:type="gramEnd"/>
      <w:r>
        <w:t xml:space="preserve"> at how rapid the drop in home values </w:t>
      </w:r>
      <w:proofErr w:type="gramStart"/>
      <w:r>
        <w:t>were</w:t>
      </w:r>
      <w:proofErr w:type="gramEnd"/>
      <w:r>
        <w:t xml:space="preserve"> in 2008 compared to the Great Depression.  As any property owner can attest to, the sharpness of the decline in home values was downright scary and left a path of financial destruction in its wake. </w:t>
      </w:r>
    </w:p>
    <w:p w14:paraId="3CCA8D74" w14:textId="77777777" w:rsidR="00FF5714" w:rsidRDefault="00FF5714" w:rsidP="00FF5714"/>
    <w:p w14:paraId="41A15F2D" w14:textId="77777777" w:rsidR="00FF5714" w:rsidRDefault="00B44CB6" w:rsidP="00B44CB6">
      <w:pPr>
        <w:jc w:val="center"/>
      </w:pPr>
      <w:commentRangeStart w:id="14"/>
      <w:r w:rsidRPr="00B44CB6">
        <w:rPr>
          <w:noProof/>
        </w:rPr>
        <w:lastRenderedPageBreak/>
        <w:drawing>
          <wp:inline distT="0" distB="0" distL="0" distR="0" wp14:anchorId="3B45FD48" wp14:editId="0712789E">
            <wp:extent cx="5439655" cy="3251200"/>
            <wp:effectExtent l="0" t="0" r="0" b="0"/>
            <wp:docPr id="43" name="Picture 5" descr="Shiller-U.S.-Home-Price-Index-Comparison-Great-Depression-v-Great-Recess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Shiller-U.S.-Home-Price-Index-Comparison-Great-Depression-v-Great-Recession.jpg"/>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5446302" cy="3255173"/>
                    </a:xfrm>
                    <a:prstGeom prst="rect">
                      <a:avLst/>
                    </a:prstGeom>
                  </pic:spPr>
                </pic:pic>
              </a:graphicData>
            </a:graphic>
          </wp:inline>
        </w:drawing>
      </w:r>
      <w:commentRangeEnd w:id="14"/>
      <w:r w:rsidR="00C52760">
        <w:rPr>
          <w:rStyle w:val="CommentReference"/>
        </w:rPr>
        <w:commentReference w:id="14"/>
      </w:r>
    </w:p>
    <w:p w14:paraId="66CD187D" w14:textId="77777777" w:rsidR="00117EF6" w:rsidRDefault="00117EF6" w:rsidP="00FF5714"/>
    <w:p w14:paraId="653156C3" w14:textId="77777777" w:rsidR="00FF5714" w:rsidRDefault="00B44CB6" w:rsidP="00FF5714">
      <w:r>
        <w:t>Low</w:t>
      </w:r>
      <w:r w:rsidR="007B21D3">
        <w:t xml:space="preserve"> interest rates, while they </w:t>
      </w:r>
      <w:r w:rsidR="00696CBC">
        <w:t>benefit</w:t>
      </w:r>
      <w:r w:rsidR="007B21D3">
        <w:t xml:space="preserve"> a struggling real estate market, present a whole host</w:t>
      </w:r>
      <w:r w:rsidR="00696CBC">
        <w:t xml:space="preserve"> of other investment hurtles.  The term f</w:t>
      </w:r>
      <w:r w:rsidR="007B21D3">
        <w:t xml:space="preserve">inancial repression </w:t>
      </w:r>
      <w:r w:rsidR="00696CBC">
        <w:t>should ring a bell, as it’s used by great minds (such as PIMCO’s Bill Gross)</w:t>
      </w:r>
      <w:r w:rsidR="007B21D3">
        <w:t xml:space="preserve"> to describe the results of an artificially repressed interest rate.  Essentially this is when the government keeps rates of </w:t>
      </w:r>
      <w:proofErr w:type="gramStart"/>
      <w:r w:rsidR="007B21D3">
        <w:t>risk free</w:t>
      </w:r>
      <w:proofErr w:type="gramEnd"/>
      <w:r w:rsidR="007B21D3">
        <w:t xml:space="preserve"> </w:t>
      </w:r>
      <w:proofErr w:type="gramStart"/>
      <w:r w:rsidR="007B21D3">
        <w:t>investments</w:t>
      </w:r>
      <w:proofErr w:type="gramEnd"/>
      <w:r w:rsidR="007B21D3">
        <w:t xml:space="preserve"> so low that the return is next to nothing or even negative when you factor in inflation.  While this forces investors to look </w:t>
      </w:r>
      <w:proofErr w:type="gramStart"/>
      <w:r w:rsidR="00696CBC">
        <w:t>to</w:t>
      </w:r>
      <w:proofErr w:type="gramEnd"/>
      <w:r w:rsidR="007B21D3">
        <w:t xml:space="preserve"> risk assets for any type of return, not everyone is financially able to participate in the stock market.  Individuals on fixed incomes are particularly affected by financial repression since they have no alternative </w:t>
      </w:r>
      <w:r w:rsidR="00696CBC">
        <w:t>means to</w:t>
      </w:r>
      <w:r w:rsidR="007B21D3">
        <w:t xml:space="preserve"> participate in the gains of equity markets.  </w:t>
      </w:r>
    </w:p>
    <w:p w14:paraId="30DA7180" w14:textId="77777777" w:rsidR="007B21D3" w:rsidRDefault="007B21D3" w:rsidP="00FF5714"/>
    <w:p w14:paraId="4740FC3D" w14:textId="77777777" w:rsidR="007B21D3" w:rsidRDefault="007B21D3" w:rsidP="00FF5714">
      <w:r>
        <w:t xml:space="preserve">Traditionally a </w:t>
      </w:r>
      <w:proofErr w:type="gramStart"/>
      <w:r>
        <w:t>safe-haven</w:t>
      </w:r>
      <w:proofErr w:type="gramEnd"/>
      <w:r w:rsidR="00D84391">
        <w:t xml:space="preserve"> for savings, municipal bonds also have some serious headwind due to a low interest environment.  Just a small increase in interest rates can leave the bondholder with a fraction of his original </w:t>
      </w:r>
      <w:proofErr w:type="gramStart"/>
      <w:r w:rsidR="00D84391">
        <w:t>principal</w:t>
      </w:r>
      <w:proofErr w:type="gramEnd"/>
      <w:r w:rsidR="00D84391">
        <w:t xml:space="preserve"> if they want to sell before the bond matures.  Not to mention, as the famed analyst Meredith Whitney is so fond of </w:t>
      </w:r>
      <w:proofErr w:type="gramStart"/>
      <w:r w:rsidR="00D84391">
        <w:t>addressing,</w:t>
      </w:r>
      <w:proofErr w:type="gramEnd"/>
      <w:r w:rsidR="00D84391">
        <w:t xml:space="preserve"> the risk of</w:t>
      </w:r>
      <w:r w:rsidR="00B6235F">
        <w:t xml:space="preserve"> sweeping defaults as state and local governments spend more than they can collect.</w:t>
      </w:r>
      <w:r w:rsidR="00696CBC">
        <w:t xml:space="preserve">  While her predictions of widespread municipal defaults haven’t materialized in full, unfunded pensions and health care obligations present a serious obstacle.  At least 31 states fell below the</w:t>
      </w:r>
      <w:r w:rsidR="00F77385">
        <w:t>ir 80% funding threshold, and 19 states failed to set aside any funding for</w:t>
      </w:r>
      <w:r w:rsidR="00CB54C7">
        <w:t xml:space="preserve"> </w:t>
      </w:r>
      <w:proofErr w:type="gramStart"/>
      <w:r w:rsidR="00CB54C7">
        <w:t>retiree</w:t>
      </w:r>
      <w:proofErr w:type="gramEnd"/>
      <w:r w:rsidR="00CB54C7">
        <w:t xml:space="preserve"> health care benefits.  If these liabilities continue to go unaddressed, the municipal market could become an investment minefield. </w:t>
      </w:r>
    </w:p>
    <w:p w14:paraId="2319879B" w14:textId="77777777" w:rsidR="00CB54C7" w:rsidRDefault="00CB54C7" w:rsidP="00FF5714"/>
    <w:p w14:paraId="2573F7D0" w14:textId="77777777" w:rsidR="00FF5714" w:rsidRDefault="00B3361D" w:rsidP="00FF5714">
      <w:r>
        <w:lastRenderedPageBreak/>
        <w:t xml:space="preserve">So where do you look from here?  While sitting in cash is a seemingly safe option, just </w:t>
      </w:r>
      <w:proofErr w:type="gramStart"/>
      <w:r>
        <w:t>take a look</w:t>
      </w:r>
      <w:proofErr w:type="gramEnd"/>
      <w:r>
        <w:t xml:space="preserve"> at the BLS inflations calculator.  Cash doesn’t seem </w:t>
      </w:r>
      <w:proofErr w:type="gramStart"/>
      <w:r>
        <w:t>quite so</w:t>
      </w:r>
      <w:proofErr w:type="gramEnd"/>
      <w:r>
        <w:t xml:space="preserve"> safe anymore, and considering all the </w:t>
      </w:r>
      <w:proofErr w:type="gramStart"/>
      <w:r>
        <w:t>money printing</w:t>
      </w:r>
      <w:proofErr w:type="gramEnd"/>
      <w:r>
        <w:t xml:space="preserve"> that fueled the two rounds of the Fed’s </w:t>
      </w:r>
      <w:proofErr w:type="spellStart"/>
      <w:r w:rsidR="00117EF6">
        <w:t>Q</w:t>
      </w:r>
      <w:r>
        <w:t>uantative</w:t>
      </w:r>
      <w:proofErr w:type="spellEnd"/>
      <w:r>
        <w:t xml:space="preserve"> </w:t>
      </w:r>
      <w:r w:rsidR="00117EF6">
        <w:t>E</w:t>
      </w:r>
      <w:r>
        <w:t xml:space="preserve">asing program it’s unlikely that the inflation issue will go away any time soon. </w:t>
      </w:r>
      <w:bookmarkStart w:id="15" w:name="_Toc194485727"/>
      <w:bookmarkStart w:id="16" w:name="_Toc194489519"/>
      <w:bookmarkStart w:id="17" w:name="_Toc194490417"/>
    </w:p>
    <w:p w14:paraId="6CF6AA5F" w14:textId="77777777" w:rsidR="00FF5714" w:rsidRDefault="00FF5714" w:rsidP="0081155C">
      <w:pPr>
        <w:jc w:val="center"/>
      </w:pPr>
    </w:p>
    <w:p w14:paraId="4DF2E71C" w14:textId="77777777" w:rsidR="00FF5714" w:rsidRDefault="00FF5714" w:rsidP="00FF5714"/>
    <w:p w14:paraId="7A990CE3" w14:textId="77777777" w:rsidR="00FF5714" w:rsidRDefault="0081155C" w:rsidP="0081155C">
      <w:pPr>
        <w:jc w:val="center"/>
      </w:pPr>
      <w:r w:rsidRPr="00B3361D">
        <w:rPr>
          <w:noProof/>
        </w:rPr>
        <w:drawing>
          <wp:inline distT="0" distB="0" distL="0" distR="0" wp14:anchorId="6AAA077C" wp14:editId="17EE01D5">
            <wp:extent cx="3340100" cy="2429164"/>
            <wp:effectExtent l="0" t="0" r="0" b="9525"/>
            <wp:docPr id="44" name="Picture 7" descr="Screen Shot 2011-08-22 at 9.23.59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Screen Shot 2011-08-22 at 9.23.59 PM.png"/>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3340100" cy="2429164"/>
                    </a:xfrm>
                    <a:prstGeom prst="rect">
                      <a:avLst/>
                    </a:prstGeom>
                  </pic:spPr>
                </pic:pic>
              </a:graphicData>
            </a:graphic>
          </wp:inline>
        </w:drawing>
      </w:r>
    </w:p>
    <w:p w14:paraId="5C9059FF" w14:textId="77777777" w:rsidR="00FF5714" w:rsidRDefault="0081155C" w:rsidP="0081155C">
      <w:pPr>
        <w:jc w:val="center"/>
      </w:pPr>
      <w:r w:rsidRPr="00B3361D">
        <w:rPr>
          <w:noProof/>
        </w:rPr>
        <w:drawing>
          <wp:inline distT="0" distB="0" distL="0" distR="0" wp14:anchorId="20C8FD6E" wp14:editId="59AF2F83">
            <wp:extent cx="3263900" cy="588937"/>
            <wp:effectExtent l="0" t="0" r="0" b="0"/>
            <wp:docPr id="45" name="Picture 8" descr="Screen Shot 2011-08-22 at 9.24.40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Screen Shot 2011-08-22 at 9.24.40 PM.png"/>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3265641" cy="589251"/>
                    </a:xfrm>
                    <a:prstGeom prst="rect">
                      <a:avLst/>
                    </a:prstGeom>
                  </pic:spPr>
                </pic:pic>
              </a:graphicData>
            </a:graphic>
          </wp:inline>
        </w:drawing>
      </w:r>
    </w:p>
    <w:p w14:paraId="28D97D74" w14:textId="77777777" w:rsidR="0081155C" w:rsidRDefault="0081155C" w:rsidP="0081155C"/>
    <w:p w14:paraId="3AAEA19C" w14:textId="77777777" w:rsidR="0081155C" w:rsidRDefault="0081155C" w:rsidP="0081155C"/>
    <w:p w14:paraId="587AA8AD" w14:textId="77777777" w:rsidR="0081155C" w:rsidRDefault="0081155C" w:rsidP="0081155C">
      <w:r>
        <w:t xml:space="preserve">Speaking of government intervention, the political gridlock in Washington </w:t>
      </w:r>
      <w:r w:rsidR="00795475">
        <w:t>doesn’t inspire a whole lot of confidence in the other</w:t>
      </w:r>
      <w:r>
        <w:t xml:space="preserve"> shaky leg that our economy stands on.  </w:t>
      </w:r>
      <w:r w:rsidR="00795475">
        <w:t>So, now that we’ve identified something wrong with almost every avenue of the economy, it’s no</w:t>
      </w:r>
      <w:r w:rsidR="00497594">
        <w:t>t all bad.  You can make money in the market, just level the playing field.</w:t>
      </w:r>
    </w:p>
    <w:p w14:paraId="74A5C7DE" w14:textId="77777777" w:rsidR="00FF5714" w:rsidRDefault="00FF5714" w:rsidP="00FF5714"/>
    <w:p w14:paraId="16F17361" w14:textId="77777777" w:rsidR="00FF5714" w:rsidRDefault="00FF5714" w:rsidP="00FF5714"/>
    <w:p w14:paraId="47E42116" w14:textId="77777777" w:rsidR="00FF5714" w:rsidRDefault="00FF5714" w:rsidP="00FF5714"/>
    <w:p w14:paraId="15D62276" w14:textId="77777777" w:rsidR="00FF5714" w:rsidRDefault="00FF5714" w:rsidP="00FF5714"/>
    <w:p w14:paraId="52F4B7B2" w14:textId="77777777" w:rsidR="00117EF6" w:rsidRDefault="00117EF6" w:rsidP="00FF5714"/>
    <w:p w14:paraId="113815A9" w14:textId="77777777" w:rsidR="00686A23" w:rsidRDefault="00117EF6" w:rsidP="004060DE">
      <w:pPr>
        <w:pStyle w:val="Heading1"/>
      </w:pPr>
      <w:bookmarkStart w:id="18" w:name="_Toc196105739"/>
      <w:r>
        <w:t xml:space="preserve">Don't Believe </w:t>
      </w:r>
      <w:proofErr w:type="gramStart"/>
      <w:r>
        <w:t>The</w:t>
      </w:r>
      <w:proofErr w:type="gramEnd"/>
      <w:r>
        <w:t xml:space="preserve"> Hype.</w:t>
      </w:r>
      <w:r w:rsidR="00686A23">
        <w:t xml:space="preserve"> You Can Beat </w:t>
      </w:r>
      <w:proofErr w:type="gramStart"/>
      <w:r w:rsidR="00686A23">
        <w:t>The</w:t>
      </w:r>
      <w:proofErr w:type="gramEnd"/>
      <w:r w:rsidR="00686A23">
        <w:t xml:space="preserve"> Market</w:t>
      </w:r>
      <w:bookmarkEnd w:id="12"/>
      <w:bookmarkEnd w:id="15"/>
      <w:bookmarkEnd w:id="16"/>
      <w:bookmarkEnd w:id="17"/>
      <w:bookmarkEnd w:id="18"/>
    </w:p>
    <w:p w14:paraId="2FA3C0BF" w14:textId="77777777" w:rsidR="00686A23" w:rsidRDefault="00686A23">
      <w:pPr>
        <w:ind w:firstLine="720"/>
      </w:pPr>
    </w:p>
    <w:p w14:paraId="38263CC0" w14:textId="77777777" w:rsidR="00686A23" w:rsidRDefault="00686A23">
      <w:pPr>
        <w:ind w:firstLine="720"/>
      </w:pPr>
      <w:r>
        <w:t xml:space="preserve">By now you have probably figured out something is wrong with </w:t>
      </w:r>
      <w:r w:rsidR="00497594">
        <w:t>the picture w</w:t>
      </w:r>
      <w:r>
        <w:t>hen yo</w:t>
      </w:r>
      <w:r w:rsidR="00497594">
        <w:t>u get your brokerage statements.</w:t>
      </w:r>
      <w:r>
        <w:t xml:space="preserve"> </w:t>
      </w:r>
      <w:r w:rsidR="00497594">
        <w:t xml:space="preserve"> Y</w:t>
      </w:r>
      <w:r>
        <w:t>ou stash them away with your bills</w:t>
      </w:r>
      <w:r w:rsidR="00CC104C">
        <w:t>,</w:t>
      </w:r>
      <w:r>
        <w:t xml:space="preserve"> postponing the opening </w:t>
      </w:r>
      <w:r>
        <w:lastRenderedPageBreak/>
        <w:t xml:space="preserve">of this unpleasantness until a future date.  </w:t>
      </w:r>
      <w:r w:rsidR="00CC104C">
        <w:t>Now, i</w:t>
      </w:r>
      <w:r>
        <w:t xml:space="preserve">f you are close to retirement, you probably have a vivid memory of the robust double -digit market gains of the 80’s and 90’s.   What used to be a joyous time examining the appreciating equity of your portfolio is now just a distant memory, like the fun you used to have dating before you got married.  You know it must have happened otherwise someone as reasonable as yourself would never have gotten into the predicament you are in now.    </w:t>
      </w:r>
    </w:p>
    <w:p w14:paraId="2DF551AA" w14:textId="77777777" w:rsidR="00686A23" w:rsidRDefault="00686A23">
      <w:pPr>
        <w:ind w:firstLine="720"/>
      </w:pPr>
      <w:r>
        <w:t xml:space="preserve">If you are relatively new to investing one glance at this chart below will give you an idea of the </w:t>
      </w:r>
      <w:proofErr w:type="gramStart"/>
      <w:r>
        <w:t>party</w:t>
      </w:r>
      <w:proofErr w:type="gramEnd"/>
      <w:r>
        <w:t xml:space="preserve"> you missed.</w:t>
      </w:r>
    </w:p>
    <w:p w14:paraId="374ABE46" w14:textId="77777777" w:rsidR="00686A23" w:rsidRDefault="00686A23">
      <w:pPr>
        <w:ind w:firstLine="720"/>
      </w:pPr>
    </w:p>
    <w:p w14:paraId="49726343" w14:textId="77777777" w:rsidR="00686A23" w:rsidRDefault="00C52760">
      <w:pPr>
        <w:ind w:firstLine="720"/>
      </w:pPr>
      <w:r>
        <w:rPr>
          <w:noProof/>
        </w:rPr>
        <w:drawing>
          <wp:inline distT="0" distB="0" distL="0" distR="0" wp14:anchorId="30BEAA87" wp14:editId="1DA0D323">
            <wp:extent cx="4749800" cy="5297805"/>
            <wp:effectExtent l="0" t="0" r="0" b="10795"/>
            <wp:docPr id="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749991" cy="5298018"/>
                    </a:xfrm>
                    <a:prstGeom prst="rect">
                      <a:avLst/>
                    </a:prstGeom>
                    <a:noFill/>
                    <a:ln>
                      <a:noFill/>
                    </a:ln>
                  </pic:spPr>
                </pic:pic>
              </a:graphicData>
            </a:graphic>
          </wp:inline>
        </w:drawing>
      </w:r>
    </w:p>
    <w:p w14:paraId="4456E764" w14:textId="77777777" w:rsidR="00686A23" w:rsidRDefault="00686A23">
      <w:pPr>
        <w:ind w:firstLine="720"/>
        <w:jc w:val="center"/>
        <w:rPr>
          <w:i/>
        </w:rPr>
      </w:pPr>
      <w:r>
        <w:rPr>
          <w:i/>
        </w:rPr>
        <w:t>The Extraordinary DJIA Industrial Average from 1980-2000</w:t>
      </w:r>
    </w:p>
    <w:p w14:paraId="54F7D04D" w14:textId="77777777" w:rsidR="00686A23" w:rsidRDefault="00686A23">
      <w:pPr>
        <w:ind w:firstLine="720"/>
        <w:jc w:val="center"/>
      </w:pPr>
    </w:p>
    <w:p w14:paraId="41FF062B" w14:textId="77777777" w:rsidR="00686A23" w:rsidRDefault="00686A23">
      <w:pPr>
        <w:ind w:firstLine="720"/>
      </w:pPr>
    </w:p>
    <w:p w14:paraId="6F9C848C" w14:textId="77777777" w:rsidR="00686A23" w:rsidRDefault="00686A23">
      <w:pPr>
        <w:ind w:firstLine="720"/>
      </w:pPr>
      <w:r>
        <w:lastRenderedPageBreak/>
        <w:t xml:space="preserve">But like most parties in the real world, this one came to an end too.  After </w:t>
      </w:r>
      <w:proofErr w:type="gramStart"/>
      <w:r>
        <w:t>all</w:t>
      </w:r>
      <w:proofErr w:type="gramEnd"/>
      <w:r>
        <w:t xml:space="preserve"> when you look at this chart, why would anyone be surpr</w:t>
      </w:r>
      <w:r w:rsidR="005435F9">
        <w:t xml:space="preserve">ised?  It was just a matter of </w:t>
      </w:r>
      <w:r>
        <w:t xml:space="preserve">time when these extraordinary returns would revert to some kind of </w:t>
      </w:r>
      <w:proofErr w:type="gramStart"/>
      <w:r>
        <w:t>mean</w:t>
      </w:r>
      <w:proofErr w:type="gramEnd"/>
      <w:r>
        <w:t xml:space="preserve">.  The Dow had grown over ten times in value over the last twenty years.   The answer to the question of when </w:t>
      </w:r>
      <w:proofErr w:type="gramStart"/>
      <w:r>
        <w:t>would the party</w:t>
      </w:r>
      <w:proofErr w:type="gramEnd"/>
      <w:r>
        <w:t xml:space="preserve"> stop came in the attendant hangover known as the tech wreck.  If you didn’t get caught up in the frenzied greed and bubble market of the internet and tech stocks, you most likely survived the bubble bursting market meltdown that saw the Nasdaq Composite Index decline from an intraday peak of 5132.52 on March 10, </w:t>
      </w:r>
      <w:proofErr w:type="gramStart"/>
      <w:r>
        <w:t>2000</w:t>
      </w:r>
      <w:proofErr w:type="gramEnd"/>
      <w:r>
        <w:t xml:space="preserve"> to a sickening gut wrenching low of 1108.40 on October 10, 2002.  </w:t>
      </w:r>
    </w:p>
    <w:p w14:paraId="6295E266" w14:textId="77777777" w:rsidR="00686A23" w:rsidRDefault="00686A23">
      <w:pPr>
        <w:ind w:firstLine="720"/>
      </w:pPr>
    </w:p>
    <w:p w14:paraId="2B1B407E" w14:textId="77777777" w:rsidR="00686A23" w:rsidRDefault="00C52760" w:rsidP="00C52760">
      <w:pPr>
        <w:ind w:firstLine="720"/>
        <w:jc w:val="center"/>
      </w:pPr>
      <w:r>
        <w:rPr>
          <w:noProof/>
        </w:rPr>
        <w:drawing>
          <wp:inline distT="0" distB="0" distL="0" distR="0" wp14:anchorId="3DD0B43D" wp14:editId="0A9F6FCA">
            <wp:extent cx="4698674" cy="5325110"/>
            <wp:effectExtent l="0" t="0" r="635" b="8890"/>
            <wp:docPr id="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700083" cy="5326707"/>
                    </a:xfrm>
                    <a:prstGeom prst="rect">
                      <a:avLst/>
                    </a:prstGeom>
                    <a:noFill/>
                    <a:ln>
                      <a:noFill/>
                    </a:ln>
                  </pic:spPr>
                </pic:pic>
              </a:graphicData>
            </a:graphic>
          </wp:inline>
        </w:drawing>
      </w:r>
    </w:p>
    <w:p w14:paraId="4F85E8A8" w14:textId="77777777" w:rsidR="00686A23" w:rsidRPr="00C52760" w:rsidRDefault="00686A23" w:rsidP="00C52760">
      <w:pPr>
        <w:ind w:firstLine="720"/>
        <w:jc w:val="center"/>
        <w:rPr>
          <w:i/>
        </w:rPr>
      </w:pPr>
      <w:r w:rsidRPr="00C52760">
        <w:rPr>
          <w:i/>
        </w:rPr>
        <w:t xml:space="preserve">A 78.4% loss on the Nasdaq Composite Index from March 2000 peak to October 2002 </w:t>
      </w:r>
      <w:proofErr w:type="gramStart"/>
      <w:r w:rsidRPr="00C52760">
        <w:rPr>
          <w:i/>
        </w:rPr>
        <w:t>trough</w:t>
      </w:r>
      <w:proofErr w:type="gramEnd"/>
    </w:p>
    <w:p w14:paraId="5F3B486D" w14:textId="77777777" w:rsidR="00686A23" w:rsidRDefault="00686A23">
      <w:pPr>
        <w:ind w:firstLine="720"/>
        <w:jc w:val="center"/>
      </w:pPr>
    </w:p>
    <w:p w14:paraId="00565DCF" w14:textId="77777777" w:rsidR="00686A23" w:rsidRDefault="00686A23">
      <w:pPr>
        <w:ind w:firstLine="720"/>
      </w:pPr>
      <w:r>
        <w:t xml:space="preserve"> A lot of the damage from the dot-com meltdown and year 2000 bubble was confined to the tech sector.  I was fortunate in one respect. I didn’t participate heavily in the stock market back then, as I was too busy building my own dot-com bubble company.  I founded and ran one of the first </w:t>
      </w:r>
      <w:r w:rsidR="00117EF6">
        <w:t>internet</w:t>
      </w:r>
      <w:r>
        <w:t xml:space="preserve"> companies </w:t>
      </w:r>
      <w:proofErr w:type="gramStart"/>
      <w:r>
        <w:t>bringing it public</w:t>
      </w:r>
      <w:proofErr w:type="gramEnd"/>
      <w:r>
        <w:t xml:space="preserve"> in January of 1997.  </w:t>
      </w:r>
      <w:proofErr w:type="gramStart"/>
      <w:r>
        <w:t>So</w:t>
      </w:r>
      <w:proofErr w:type="gramEnd"/>
      <w:r>
        <w:t xml:space="preserve"> by the time the dot-com implosion and market meltdown came I was firing people by the dozens and experiencing </w:t>
      </w:r>
      <w:proofErr w:type="spellStart"/>
      <w:proofErr w:type="gramStart"/>
      <w:r>
        <w:t>first hand</w:t>
      </w:r>
      <w:proofErr w:type="spellEnd"/>
      <w:proofErr w:type="gramEnd"/>
      <w:r>
        <w:t xml:space="preserve"> the market collapse.  I did try to make some money by betting against this insanity.  I shorted two of the highest fliers in this group thinking that this ride was surely coming to an end.  I remember like yesterday I was in Puerto Rico for a rare R&amp;R weekend, trying to decompress and watching the ticker tape below my CNBC TV screen.  The tape was scrolling </w:t>
      </w:r>
      <w:proofErr w:type="gramStart"/>
      <w:r>
        <w:t>buy</w:t>
      </w:r>
      <w:proofErr w:type="gramEnd"/>
      <w:r>
        <w:t xml:space="preserve"> repeating the biggest winners and losers of the day.  There in bold print were the two stocks I had shorted.  They were each </w:t>
      </w:r>
      <w:proofErr w:type="gramStart"/>
      <w:r>
        <w:t>up</w:t>
      </w:r>
      <w:proofErr w:type="gramEnd"/>
      <w:r>
        <w:t xml:space="preserve"> over $100 that day!  I said to my wife, it must be a mistake.  Puerto Rico is after all a third world type </w:t>
      </w:r>
      <w:proofErr w:type="gramStart"/>
      <w:r>
        <w:t>country</w:t>
      </w:r>
      <w:proofErr w:type="gramEnd"/>
      <w:r>
        <w:t xml:space="preserve"> right?  No mistake.  One of those high-flyers was a company called Ariba and Commerce One.  Both were spectacular flameouts.  I covered the position with a $100,000 loss, mostly all occurring on that miserable day in Puerto Rico.  Ariba went on to double after my unfortunate bit of market timing. The pain of the loss I took was somewhat mitigated by the fact that I would have lost five times that amount just a few months later if I had stuck to my convictions.  Eventually Ariba and the other company I shorted came down to earth providing me with some kind of short-lived moral victory proving </w:t>
      </w:r>
      <w:proofErr w:type="gramStart"/>
      <w:r>
        <w:t>first hand</w:t>
      </w:r>
      <w:proofErr w:type="gramEnd"/>
      <w:r>
        <w:t xml:space="preserve"> Bernard Baruch’s famous quote, "The market can stay irrational longer than you can stay </w:t>
      </w:r>
      <w:proofErr w:type="gramStart"/>
      <w:r>
        <w:t>solvent.“</w:t>
      </w:r>
      <w:proofErr w:type="gramEnd"/>
      <w:r>
        <w:t xml:space="preserve"> </w:t>
      </w:r>
    </w:p>
    <w:p w14:paraId="0C598A5F" w14:textId="77777777" w:rsidR="00686A23" w:rsidRDefault="00686A23">
      <w:pPr>
        <w:ind w:firstLine="720"/>
      </w:pPr>
      <w:r>
        <w:t xml:space="preserve">Most investors, particularly, the ‘buy and hold’ type </w:t>
      </w:r>
      <w:proofErr w:type="gramStart"/>
      <w:r>
        <w:t>investors</w:t>
      </w:r>
      <w:proofErr w:type="gramEnd"/>
      <w:r>
        <w:t xml:space="preserve"> survived the Nasdaq crash.  It was really the day </w:t>
      </w:r>
      <w:proofErr w:type="gramStart"/>
      <w:r>
        <w:t>traders that</w:t>
      </w:r>
      <w:proofErr w:type="gramEnd"/>
      <w:r>
        <w:t xml:space="preserve"> took the brunt of the punishment.  After </w:t>
      </w:r>
      <w:proofErr w:type="gramStart"/>
      <w:r>
        <w:t>all</w:t>
      </w:r>
      <w:proofErr w:type="gramEnd"/>
      <w:r>
        <w:t xml:space="preserve"> if you had been buying the market and holding for the last ten to twenty years you could have </w:t>
      </w:r>
      <w:proofErr w:type="gramStart"/>
      <w:r>
        <w:t>afforded</w:t>
      </w:r>
      <w:proofErr w:type="gramEnd"/>
      <w:r>
        <w:t xml:space="preserve"> a few misadventures in </w:t>
      </w:r>
      <w:proofErr w:type="gramStart"/>
      <w:r>
        <w:t>the Nasdaq</w:t>
      </w:r>
      <w:proofErr w:type="gramEnd"/>
      <w:r>
        <w:t xml:space="preserve">.  I know this from historical and personal experience.  Even after the 74% crash, </w:t>
      </w:r>
      <w:proofErr w:type="gramStart"/>
      <w:r>
        <w:t>the Nasdaq</w:t>
      </w:r>
      <w:proofErr w:type="gramEnd"/>
      <w:r>
        <w:t xml:space="preserve"> was still up a whopping 638%.  And some stocks were up a lot more.  </w:t>
      </w:r>
    </w:p>
    <w:p w14:paraId="621E0C84" w14:textId="77777777" w:rsidR="00686A23" w:rsidRDefault="00686A23">
      <w:pPr>
        <w:ind w:firstLine="720"/>
      </w:pPr>
      <w:r>
        <w:t xml:space="preserve">In March of 1990 I was a stockbroker at Bear Stearns and opened an account with the retired President of Exxon.  On </w:t>
      </w:r>
      <w:proofErr w:type="gramStart"/>
      <w:r>
        <w:t>a first</w:t>
      </w:r>
      <w:proofErr w:type="gramEnd"/>
      <w:r>
        <w:t xml:space="preserve"> trade I sold him 10,000 shares of Oracle, worth about $200,000 then.  </w:t>
      </w:r>
      <w:proofErr w:type="gramStart"/>
      <w:r>
        <w:t>Unfortunately</w:t>
      </w:r>
      <w:proofErr w:type="gramEnd"/>
      <w:r>
        <w:t xml:space="preserve"> the next day the company announced their accountants were bringing up some revenue recognition issues.  It appears that the sales managers at Oracle (they had and still have a reputation for aggressiveness) were counting sales a little prematurely.  The </w:t>
      </w:r>
      <w:proofErr w:type="gramStart"/>
      <w:r>
        <w:t>stock</w:t>
      </w:r>
      <w:proofErr w:type="gramEnd"/>
      <w:r>
        <w:t xml:space="preserve"> opened the next day down 50%.  Sucking it up, I called my new client and sheepishly explained that the fundamentals were intact and that he should buy more.  It didn’t take much convincing and my unlucky client doubled down on Oracle.  Many years </w:t>
      </w:r>
      <w:proofErr w:type="spellStart"/>
      <w:proofErr w:type="gramStart"/>
      <w:r>
        <w:t>latter</w:t>
      </w:r>
      <w:proofErr w:type="spellEnd"/>
      <w:proofErr w:type="gramEnd"/>
      <w:r>
        <w:t xml:space="preserve"> I called my client and suggested he </w:t>
      </w:r>
      <w:proofErr w:type="gramStart"/>
      <w:r>
        <w:t>take</w:t>
      </w:r>
      <w:proofErr w:type="gramEnd"/>
      <w:r>
        <w:t xml:space="preserve"> some profits.  He said, “Harvey, I haven’t sold a stock in twenty years.” </w:t>
      </w:r>
    </w:p>
    <w:p w14:paraId="35D32067" w14:textId="77777777" w:rsidR="00686A23" w:rsidRDefault="00686A23">
      <w:pPr>
        <w:ind w:firstLine="720"/>
      </w:pPr>
    </w:p>
    <w:p w14:paraId="7F8ECEA7" w14:textId="77777777" w:rsidR="00686A23" w:rsidRDefault="00686A23">
      <w:pPr>
        <w:ind w:firstLine="720"/>
        <w:jc w:val="center"/>
        <w:rPr>
          <w:rStyle w:val="QuoteChar"/>
          <w:sz w:val="24"/>
        </w:rPr>
      </w:pPr>
      <w:r>
        <w:rPr>
          <w:rStyle w:val="QuoteChar"/>
          <w:sz w:val="24"/>
        </w:rPr>
        <w:lastRenderedPageBreak/>
        <w:t xml:space="preserve">“The big money was made in the waiting”. </w:t>
      </w:r>
      <w:r>
        <w:rPr>
          <w:rStyle w:val="QuoteChar"/>
          <w:b/>
          <w:i w:val="0"/>
          <w:sz w:val="24"/>
        </w:rPr>
        <w:t>Jesse Livermore</w:t>
      </w:r>
    </w:p>
    <w:p w14:paraId="249AE890" w14:textId="77777777" w:rsidR="00686A23" w:rsidRDefault="00686A23">
      <w:pPr>
        <w:ind w:firstLine="720"/>
      </w:pPr>
    </w:p>
    <w:p w14:paraId="65D89495" w14:textId="77777777" w:rsidR="00686A23" w:rsidRDefault="00686A23">
      <w:pPr>
        <w:ind w:firstLine="720"/>
      </w:pPr>
      <w:r>
        <w:t xml:space="preserve">One day while sitting around in 2001(post dot-com tech crash) examining the ruins of the Nasdaq meltdown, I calculated based on my erstwhile client’s “conviction of buy and hold”, what his investment in Oracle must be worth now.  I figured that he probably owned the entire amount of stock, the 20,000 shares I sold him.  I was curious how much his buy and hold philosophy cost him.  The original $300,000 he invested in Oracle was worth nearly $16 million </w:t>
      </w:r>
      <w:proofErr w:type="gramStart"/>
      <w:r>
        <w:t>at</w:t>
      </w:r>
      <w:proofErr w:type="gramEnd"/>
      <w:r>
        <w:t xml:space="preserve"> </w:t>
      </w:r>
      <w:proofErr w:type="gramStart"/>
      <w:r>
        <w:t>2001</w:t>
      </w:r>
      <w:proofErr w:type="gramEnd"/>
      <w:r>
        <w:t xml:space="preserve"> </w:t>
      </w:r>
      <w:r>
        <w:rPr>
          <w:i/>
        </w:rPr>
        <w:t>depressed</w:t>
      </w:r>
      <w:r>
        <w:t xml:space="preserve"> prices.  That would have been multiples more than his Exxon stock was </w:t>
      </w:r>
      <w:proofErr w:type="gramStart"/>
      <w:r>
        <w:t>worth</w:t>
      </w:r>
      <w:proofErr w:type="gramEnd"/>
      <w:r>
        <w:t xml:space="preserve"> and he was their President!  So even in a meltdown like we had with tech </w:t>
      </w:r>
      <w:proofErr w:type="gramStart"/>
      <w:r>
        <w:t>stocks, ‘</w:t>
      </w:r>
      <w:proofErr w:type="gramEnd"/>
      <w:r>
        <w:t xml:space="preserve">buy and hold’ was far from dead.  It was </w:t>
      </w:r>
      <w:proofErr w:type="gramStart"/>
      <w:r>
        <w:t>actually working</w:t>
      </w:r>
      <w:proofErr w:type="gramEnd"/>
      <w:r>
        <w:t xml:space="preserve"> quite nicely.</w:t>
      </w:r>
    </w:p>
    <w:p w14:paraId="40C901C7" w14:textId="77777777" w:rsidR="00686A23" w:rsidRDefault="00686A23">
      <w:pPr>
        <w:ind w:firstLine="720"/>
      </w:pPr>
      <w:r>
        <w:t xml:space="preserve">When I was a stockbroker one of my favorite things to say to clients was that ‘I can’t make you rich, you already are rich.  I’m just protecting your investments and getting you a good return on them.”  What I didn’t tell them was that I knew this maxim all too well.  I had spent years swinging for the fences and striking out while I helped my clients hit base hit after base hit.  I could help </w:t>
      </w:r>
      <w:r>
        <w:rPr>
          <w:i/>
        </w:rPr>
        <w:t>them</w:t>
      </w:r>
      <w:r>
        <w:t xml:space="preserve"> run up the score but couldn’t help myself get past first base.  I learned this cold hard truth of investing the hard way.  It’s not </w:t>
      </w:r>
      <w:r w:rsidR="00117EF6">
        <w:t xml:space="preserve">the home runs that make a successful investor; rather it’s </w:t>
      </w:r>
      <w:r>
        <w:t>getting on base consistently and avoiding the strikeout</w:t>
      </w:r>
      <w:r w:rsidR="00117EF6">
        <w:t>s</w:t>
      </w:r>
      <w:r>
        <w:t xml:space="preserve"> that </w:t>
      </w:r>
      <w:r w:rsidR="00117EF6">
        <w:t>produce winners in the investment game</w:t>
      </w:r>
      <w:r>
        <w:t xml:space="preserve">.  It was only after I had accumulated some money myself </w:t>
      </w:r>
      <w:proofErr w:type="gramStart"/>
      <w:r>
        <w:t>did</w:t>
      </w:r>
      <w:proofErr w:type="gramEnd"/>
      <w:r>
        <w:t xml:space="preserve"> I start to practice the advice I had dished out.  Lose thirty percent of your money in one year; it takes a 60% gain the next year just to get back to even.  Not an easy feat to do or a likely one to accomplish for the greatest of investors.</w:t>
      </w:r>
    </w:p>
    <w:p w14:paraId="7A560D79" w14:textId="77777777" w:rsidR="005435F9" w:rsidRDefault="005435F9" w:rsidP="005435F9">
      <w:pPr>
        <w:ind w:firstLine="720"/>
      </w:pPr>
      <w:proofErr w:type="gramStart"/>
      <w:r>
        <w:t>Unfortunately</w:t>
      </w:r>
      <w:proofErr w:type="gramEnd"/>
      <w:r>
        <w:t xml:space="preserve"> that is precisely what happened to most people in 2008.  The S&amp;P 500 (the most widely used measure of investment performance) was down 38.5% in 2008.  If you somehow emerged unscathed from the great tech wreck dot-com meltdown of 2000, the 9-11 terrorist attacks, and the brutal 2002 sell-off, you probably didn’t escape this mother of all meltdowns.  Most investors, assuming they got </w:t>
      </w:r>
      <w:proofErr w:type="gramStart"/>
      <w:r>
        <w:t>market like</w:t>
      </w:r>
      <w:proofErr w:type="gramEnd"/>
      <w:r>
        <w:t xml:space="preserve"> returns, will have to earn 77% </w:t>
      </w:r>
      <w:proofErr w:type="gramStart"/>
      <w:r>
        <w:t>on</w:t>
      </w:r>
      <w:proofErr w:type="gramEnd"/>
      <w:r>
        <w:t xml:space="preserve"> their investments in 2009 just to get back to where they were at the start of the previous year.   Last year was clearly an anomaly, the worst performing year in the market since the Great Depression but the </w:t>
      </w:r>
      <w:proofErr w:type="gramStart"/>
      <w:r>
        <w:t>long term</w:t>
      </w:r>
      <w:proofErr w:type="gramEnd"/>
      <w:r>
        <w:t xml:space="preserve"> investor hasn’t fared so well either.  The average annualized return </w:t>
      </w:r>
      <w:proofErr w:type="gramStart"/>
      <w:r>
        <w:t>since</w:t>
      </w:r>
      <w:proofErr w:type="gramEnd"/>
      <w:r>
        <w:t xml:space="preserve"> the beginning of 2001 through 12/31/2008 has been a negative 3.00% for the S&amp;P</w:t>
      </w:r>
      <w:r>
        <w:rPr>
          <w:rStyle w:val="FootnoteReference1"/>
        </w:rPr>
        <w:footnoteReference w:id="4"/>
      </w:r>
      <w:r>
        <w:t xml:space="preserve">.   Another </w:t>
      </w:r>
      <w:proofErr w:type="spellStart"/>
      <w:r>
        <w:t>was</w:t>
      </w:r>
      <w:proofErr w:type="spellEnd"/>
      <w:r>
        <w:t xml:space="preserve"> </w:t>
      </w:r>
      <w:proofErr w:type="gramStart"/>
      <w:r>
        <w:t>of saying</w:t>
      </w:r>
      <w:proofErr w:type="gramEnd"/>
      <w:r>
        <w:t xml:space="preserve"> this if you put </w:t>
      </w:r>
      <w:proofErr w:type="gramStart"/>
      <w:r>
        <w:t>a $</w:t>
      </w:r>
      <w:proofErr w:type="gramEnd"/>
      <w:r>
        <w:t>1000 into an index fund or a basket of stocks representative of the S&amp;P 500 beginning in 2001 you would have only $780 left at the end of 2008.</w:t>
      </w:r>
      <w:r>
        <w:rPr>
          <w:rStyle w:val="FootnoteReference1"/>
        </w:rPr>
        <w:footnoteReference w:id="5"/>
      </w:r>
      <w:r>
        <w:t xml:space="preserve">  In fact the ‘buy and hold’ investor would have to have started investing in early 1997 to break even today.  That’s right.  Eleven years of investing just to break even.</w:t>
      </w:r>
    </w:p>
    <w:p w14:paraId="524FE786" w14:textId="77777777" w:rsidR="005435F9" w:rsidRDefault="005435F9" w:rsidP="005435F9">
      <w:pPr>
        <w:ind w:firstLine="720"/>
      </w:pPr>
      <w:r>
        <w:lastRenderedPageBreak/>
        <w:t xml:space="preserve">Why would you want to do that? I am certain that if anyone had believed they had a choice between earning nothing; </w:t>
      </w:r>
      <w:proofErr w:type="gramStart"/>
      <w:r>
        <w:t>actually</w:t>
      </w:r>
      <w:proofErr w:type="gramEnd"/>
      <w:r>
        <w:t xml:space="preserve"> losing on their money in the stock market for eleven years or investing in an alternative manner they would have chosen any number of different options.  Yet year-end and year out, millions of people do just that.  They faithfully dollar average or check off their 401k deductions to put money away every year in a fund that does no better than an S&amp;P 500 like return.  The truth of the matter is that most people are brainwashed by the media that they can’t beat the market.  They don’t even try.</w:t>
      </w:r>
    </w:p>
    <w:p w14:paraId="5E71D03A" w14:textId="77777777" w:rsidR="005435F9" w:rsidRDefault="005435F9" w:rsidP="005435F9">
      <w:pPr>
        <w:ind w:firstLine="720"/>
        <w:jc w:val="center"/>
      </w:pPr>
      <w:r>
        <w:rPr>
          <w:noProof/>
        </w:rPr>
        <mc:AlternateContent>
          <mc:Choice Requires="wpg">
            <w:drawing>
              <wp:inline distT="0" distB="0" distL="0" distR="0" wp14:anchorId="219053E1" wp14:editId="38EE9AC2">
                <wp:extent cx="4428162" cy="4006921"/>
                <wp:effectExtent l="25400" t="25400" r="17145" b="31750"/>
                <wp:docPr id="86" name="Group 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428162" cy="4006921"/>
                          <a:chOff x="0" y="0"/>
                          <a:chExt cx="5380" cy="8020"/>
                        </a:xfrm>
                      </wpg:grpSpPr>
                      <wps:wsp>
                        <wps:cNvPr id="99" name="Rectangle 72"/>
                        <wps:cNvSpPr>
                          <a:spLocks/>
                        </wps:cNvSpPr>
                        <wps:spPr bwMode="auto">
                          <a:xfrm>
                            <a:off x="0" y="0"/>
                            <a:ext cx="5380" cy="8020"/>
                          </a:xfrm>
                          <a:prstGeom prst="rect">
                            <a:avLst/>
                          </a:prstGeom>
                          <a:solidFill>
                            <a:srgbClr val="FFFFFF"/>
                          </a:solidFill>
                          <a:ln>
                            <a:noFill/>
                          </a:ln>
                          <a:extLs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12700" cap="rnd">
                                <a:solidFill>
                                  <a:srgbClr val="000000"/>
                                </a:solidFill>
                                <a:round/>
                                <a:headEnd/>
                                <a:tailEnd/>
                              </a14:hiddenLine>
                            </a:ext>
                          </a:extLst>
                        </wps:spPr>
                        <wps:txbx>
                          <w:txbxContent>
                            <w:p w14:paraId="48555AF2" w14:textId="77777777" w:rsidR="00AD6FBF" w:rsidRDefault="00AD6FBF" w:rsidP="005435F9">
                              <w:pPr>
                                <w:pStyle w:val="FreeForm"/>
                                <w:keepNext w:val="0"/>
                                <w:rPr>
                                  <w:rFonts w:ascii="Times New Roman" w:eastAsia="Times New Roman" w:hAnsi="Times New Roman"/>
                                  <w:color w:val="auto"/>
                                  <w:sz w:val="20"/>
                                  <w:lang w:bidi="x-none"/>
                                </w:rPr>
                              </w:pPr>
                            </w:p>
                          </w:txbxContent>
                        </wps:txbx>
                        <wps:bodyPr rot="0" vert="horz" wrap="square" lIns="0" tIns="0" rIns="0" bIns="0" anchor="t" anchorCtr="0" upright="1">
                          <a:noAutofit/>
                        </wps:bodyPr>
                      </wps:wsp>
                      <pic:pic xmlns:pic="http://schemas.openxmlformats.org/drawingml/2006/picture">
                        <pic:nvPicPr>
                          <pic:cNvPr id="101" name="Picture 7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380" cy="8020"/>
                          </a:xfrm>
                          <a:prstGeom prst="rect">
                            <a:avLst/>
                          </a:prstGeom>
                          <a:noFill/>
                          <a:ln w="12700" cap="rnd">
                            <a:solidFill>
                              <a:srgbClr val="000000"/>
                            </a:solidFill>
                            <a:prstDash val="solid"/>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Lst>
                        </pic:spPr>
                      </pic:pic>
                    </wpg:wgp>
                  </a:graphicData>
                </a:graphic>
              </wp:inline>
            </w:drawing>
          </mc:Choice>
          <mc:Fallback>
            <w:pict>
              <v:group w14:anchorId="219053E1" id="Group 71" o:spid="_x0000_s1026" style="width:348.65pt;height:315.5pt;mso-position-horizontal-relative:char;mso-position-vertical-relative:line" coordsize="5380,80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">
                <v:rect id="Rectangle 72" o:spid="_x0000_s1027" style="position:absolute;width:5380;height:80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" stroked="f">
                  <v:textbox inset="0,0,0,0">
                    <w:txbxContent>
                      <w:p w14:paraId="48555AF2" w14:textId="77777777" w:rsidR="00AD6FBF" w:rsidRDefault="00AD6FBF" w:rsidP="005435F9">
                        <w:pPr>
                          <w:pStyle w:val="FreeForm"/>
                          <w:keepNext w:val="0"/>
                          <w:rPr>
                            <w:rFonts w:ascii="Times New Roman" w:eastAsia="Times New Roman" w:hAnsi="Times New Roman"/>
                            <w:color w:val="auto"/>
                            <w:sz w:val="20"/>
                            <w:lang w:bidi="x-none"/>
                          </w:rP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3" o:spid="_x0000_s1028" type="#_x0000_t75" style="position:absolute;width:5380;height:80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" stroked="t" strokeweight="1pt">
                  <v:stroke joinstyle="round" endcap="round"/>
                  <v:imagedata r:id="rId24" o:title=""/>
                </v:shape>
                <w10:anchorlock/>
              </v:group>
            </w:pict>
          </mc:Fallback>
        </mc:AlternateContent>
      </w:r>
    </w:p>
    <w:p w14:paraId="4F4E2506" w14:textId="77777777" w:rsidR="005435F9" w:rsidRDefault="005435F9" w:rsidP="005435F9">
      <w:pPr>
        <w:ind w:firstLine="720"/>
        <w:jc w:val="center"/>
      </w:pPr>
    </w:p>
    <w:p w14:paraId="03EF3CDD" w14:textId="77777777" w:rsidR="005435F9" w:rsidRDefault="005435F9" w:rsidP="005435F9">
      <w:pPr>
        <w:pStyle w:val="Normal1"/>
        <w:ind w:firstLine="720"/>
      </w:pPr>
      <w:r>
        <w:t xml:space="preserve">You can beat the market, but most people don’t. It’s always been amazing to me that professional managers, with all the staff, analysts, and resources in the world fail to outperform their benchmark indices. </w:t>
      </w:r>
      <w:proofErr w:type="gramStart"/>
      <w:r>
        <w:t>The majority of</w:t>
      </w:r>
      <w:proofErr w:type="gramEnd"/>
      <w:r>
        <w:t xml:space="preserve"> these professional managers don't even beat a passive index fund.   As illustrated in this chart, 62% of large-cap fund managers over the last 5 years failed to meet their benchmark index.   90% of managers of emerging markets fail to meet the benchmark index. </w:t>
      </w:r>
      <w:proofErr w:type="gramStart"/>
      <w:r>
        <w:t>Well</w:t>
      </w:r>
      <w:proofErr w:type="gramEnd"/>
      <w:r>
        <w:t xml:space="preserve"> that's not as much of a surprise, because it's hard enough figuring out what </w:t>
      </w:r>
      <w:proofErr w:type="gramStart"/>
      <w:r>
        <w:t>was</w:t>
      </w:r>
      <w:proofErr w:type="gramEnd"/>
      <w:r>
        <w:t xml:space="preserve"> going on in this </w:t>
      </w:r>
      <w:proofErr w:type="gramStart"/>
      <w:r>
        <w:t>country</w:t>
      </w:r>
      <w:proofErr w:type="gramEnd"/>
      <w:r>
        <w:t xml:space="preserve"> much less another country.  There are a few different </w:t>
      </w:r>
      <w:proofErr w:type="gramStart"/>
      <w:r>
        <w:t>theories</w:t>
      </w:r>
      <w:proofErr w:type="gramEnd"/>
      <w:r>
        <w:t xml:space="preserve"> why professional managers fail to beat their indices.  For one trading cost, commissions, slippage (the difference between bid and ask) eat at returns.  Another theory is if you look inside many actively managed </w:t>
      </w:r>
      <w:proofErr w:type="gramStart"/>
      <w:r>
        <w:t>funds</w:t>
      </w:r>
      <w:proofErr w:type="gramEnd"/>
      <w:r>
        <w:t xml:space="preserve"> they are basically microcosms of </w:t>
      </w:r>
      <w:r>
        <w:lastRenderedPageBreak/>
        <w:t>the indices themselves.  They own several hundred stocks. No wonder you are not going to beat the market investing with these managers.  They are pretty much the market. Another reason I think managers failed to achieve superior relative performance is the phenomenon known as herd behavior.  They tend to all own the same stocks.  After all, “you don’t get fired for buying IBM. “</w:t>
      </w:r>
    </w:p>
    <w:p w14:paraId="0BFE8A0F" w14:textId="77777777" w:rsidR="00686A23" w:rsidRDefault="00686A23">
      <w:pPr>
        <w:ind w:firstLine="720"/>
      </w:pPr>
      <w:r>
        <w:t xml:space="preserve">There are a lot of reasons why this preordained acceptance of mediocrity is a popular belief.  Some of it has to do with the real difficulty in managing investments, the </w:t>
      </w:r>
      <w:proofErr w:type="gramStart"/>
      <w:r>
        <w:t>time commitment it requires</w:t>
      </w:r>
      <w:proofErr w:type="gramEnd"/>
      <w:r>
        <w:t>, and the fact that most money managers don’t do any better themselves than the market averages.</w:t>
      </w:r>
      <w:r>
        <w:rPr>
          <w:rStyle w:val="FootnoteReference1"/>
        </w:rPr>
        <w:footnoteReference w:id="6"/>
      </w:r>
      <w:r>
        <w:t xml:space="preserve">   But I know from personal experience that you can beat the market and beat it by a whopping margin.  </w:t>
      </w:r>
    </w:p>
    <w:p w14:paraId="3F031586" w14:textId="77777777" w:rsidR="00686A23" w:rsidRDefault="00686A23" w:rsidP="004060DE">
      <w:pPr>
        <w:ind w:firstLine="720"/>
      </w:pPr>
      <w:r>
        <w:t xml:space="preserve">In the same </w:t>
      </w:r>
      <w:proofErr w:type="gramStart"/>
      <w:r>
        <w:t>time period</w:t>
      </w:r>
      <w:proofErr w:type="gramEnd"/>
      <w:r>
        <w:t xml:space="preserve"> between 2001 and 2008, a thousand dollars I invested in the market is worth $3187 versus the $780 I would </w:t>
      </w:r>
      <w:proofErr w:type="gramStart"/>
      <w:r>
        <w:t>have had if I</w:t>
      </w:r>
      <w:proofErr w:type="gramEnd"/>
      <w:r>
        <w:t xml:space="preserve"> had if I had accepted </w:t>
      </w:r>
      <w:proofErr w:type="gramStart"/>
      <w:r>
        <w:t>the conventional</w:t>
      </w:r>
      <w:proofErr w:type="gramEnd"/>
      <w:r>
        <w:t xml:space="preserve"> wisdom.</w:t>
      </w:r>
      <w:r>
        <w:rPr>
          <w:rStyle w:val="FootnoteReference1"/>
        </w:rPr>
        <w:footnoteReference w:id="7"/>
      </w:r>
      <w:r>
        <w:t xml:space="preserve">   That $3187 represents an average annual return of 19.29% without the benefit of compounding.  I </w:t>
      </w:r>
      <w:proofErr w:type="gramStart"/>
      <w:r>
        <w:t>have to</w:t>
      </w:r>
      <w:proofErr w:type="gramEnd"/>
      <w:r>
        <w:t xml:space="preserve"> live on my investments and don’t have the luxury of letting them sit there and compound.  The returns would have been significantly higher yet. </w:t>
      </w:r>
      <w:r>
        <w:rPr>
          <w:rStyle w:val="FootnoteReference1"/>
        </w:rPr>
        <w:footnoteReference w:id="8"/>
      </w:r>
      <w:r>
        <w:t xml:space="preserve"> More impressively, that’s </w:t>
      </w:r>
      <w:r>
        <w:rPr>
          <w:i/>
        </w:rPr>
        <w:t>after</w:t>
      </w:r>
      <w:r>
        <w:t xml:space="preserve"> losing 34.3% in 2008.  </w:t>
      </w:r>
      <w:proofErr w:type="gramStart"/>
      <w:r>
        <w:t>So</w:t>
      </w:r>
      <w:proofErr w:type="gramEnd"/>
      <w:r>
        <w:t xml:space="preserve"> if you are an investor who is trying to figure out how to make the most of what you have left, this is very encouraging.  You can do it.  </w:t>
      </w:r>
      <w:r>
        <w:tab/>
      </w:r>
    </w:p>
    <w:p w14:paraId="745D98BB" w14:textId="77777777" w:rsidR="005435F9" w:rsidRDefault="005435F9" w:rsidP="005435F9">
      <w:pPr>
        <w:ind w:firstLine="720"/>
      </w:pPr>
      <w:proofErr w:type="gramStart"/>
      <w:r>
        <w:t>So</w:t>
      </w:r>
      <w:proofErr w:type="gramEnd"/>
      <w:r>
        <w:t xml:space="preserve"> I am here to tell you, you can do it. The reason why I believe most people don’t is because they don’t want you to.  Who are they?   There ARE people doing a lot better and a lot worse than the market and they don’t want you to know about it.  I’ll give you a few examples of ‘they’ and why they are keeping you in the dark.  First those that don’t want you to think you can do better.</w:t>
      </w:r>
    </w:p>
    <w:p w14:paraId="45B94315" w14:textId="77777777" w:rsidR="005435F9" w:rsidRDefault="005435F9" w:rsidP="005435F9">
      <w:pPr>
        <w:ind w:firstLine="720"/>
      </w:pPr>
      <w:r>
        <w:rPr>
          <w:i/>
        </w:rPr>
        <w:t>They</w:t>
      </w:r>
      <w:r>
        <w:t xml:space="preserve"> are the peer pressure group of fund managers determined to keep their jobs by buying what everyone else is buying.  I once sold a million </w:t>
      </w:r>
      <w:proofErr w:type="spellStart"/>
      <w:r>
        <w:t>dollars worth</w:t>
      </w:r>
      <w:proofErr w:type="spellEnd"/>
      <w:r>
        <w:t xml:space="preserve"> of IBM to a fund manager for one of the largest public utilities in the country.  He was allowed to manage internally a portion of the utility’s money </w:t>
      </w:r>
      <w:proofErr w:type="gramStart"/>
      <w:r>
        <w:t>as long as</w:t>
      </w:r>
      <w:proofErr w:type="gramEnd"/>
      <w:r>
        <w:t xml:space="preserve"> he bought stocks owned by the outside </w:t>
      </w:r>
      <w:r>
        <w:lastRenderedPageBreak/>
        <w:t xml:space="preserve">advisors that managed the majority of the utility’s funds.  I picked IBM out to try my theory.  I said to him you should buy IBM because of this, this and that fundamental reason.   But the coup de grace, the closer was when I said, “Besides, no one ever got fired for buying IBM.”  That was all I needed to say.  He promptly took down the shares.  Unfortunately for him this investment did not turn out so well.  </w:t>
      </w:r>
      <w:r>
        <w:rPr>
          <w:i/>
        </w:rPr>
        <w:t>He</w:t>
      </w:r>
      <w:r>
        <w:t xml:space="preserve"> doesn’t want you to </w:t>
      </w:r>
      <w:proofErr w:type="gramStart"/>
      <w:r>
        <w:t>know about</w:t>
      </w:r>
      <w:proofErr w:type="gramEnd"/>
      <w:r>
        <w:t xml:space="preserve"> how he and his ilk are just lambs led to the slaughter.</w:t>
      </w:r>
    </w:p>
    <w:p w14:paraId="6F4F4DEC" w14:textId="77777777" w:rsidR="005435F9" w:rsidRDefault="005435F9" w:rsidP="005435F9">
      <w:pPr>
        <w:ind w:firstLine="720"/>
      </w:pPr>
      <w:r>
        <w:rPr>
          <w:i/>
        </w:rPr>
        <w:t>They</w:t>
      </w:r>
      <w:r>
        <w:t xml:space="preserve"> are the brokerage firms that own the very stock they </w:t>
      </w:r>
      <w:proofErr w:type="gramStart"/>
      <w:r>
        <w:t>sell</w:t>
      </w:r>
      <w:proofErr w:type="gramEnd"/>
      <w:r>
        <w:t xml:space="preserve"> you.  I remember the firms used to announce over the squawk box, that we took down a block of stock today at this price.  It was understood that this was an exceptional moneymaking opportunity for the </w:t>
      </w:r>
      <w:r>
        <w:rPr>
          <w:i/>
        </w:rPr>
        <w:t>broker</w:t>
      </w:r>
      <w:r>
        <w:t xml:space="preserve">.  </w:t>
      </w:r>
      <w:proofErr w:type="gramStart"/>
      <w:r>
        <w:t>Under</w:t>
      </w:r>
      <w:proofErr w:type="gramEnd"/>
      <w:r>
        <w:t xml:space="preserve"> the implicit encouragement of the brokerage </w:t>
      </w:r>
      <w:proofErr w:type="gramStart"/>
      <w:r>
        <w:t>firm</w:t>
      </w:r>
      <w:proofErr w:type="gramEnd"/>
      <w:r>
        <w:t xml:space="preserve"> you could reserve stock at a fixed price and then mark it up and sell it to your clients.  </w:t>
      </w:r>
      <w:proofErr w:type="gramStart"/>
      <w:r>
        <w:t>Of course</w:t>
      </w:r>
      <w:proofErr w:type="gramEnd"/>
      <w:r>
        <w:t xml:space="preserve"> the analyst liked it!  It was inventory and the firm was having a sale on it.  We never asked why.  It was clearly understood they didn’t want us </w:t>
      </w:r>
      <w:proofErr w:type="gramStart"/>
      <w:r>
        <w:t>questioning</w:t>
      </w:r>
      <w:proofErr w:type="gramEnd"/>
      <w:r>
        <w:t xml:space="preserve"> their opinions.  Sale is on today!  Come get it while it’s hot and</w:t>
      </w:r>
      <w:r w:rsidRPr="00764204">
        <w:rPr>
          <w:i/>
        </w:rPr>
        <w:t xml:space="preserve"> marked up</w:t>
      </w:r>
      <w:r>
        <w:t xml:space="preserve">!  </w:t>
      </w:r>
      <w:r>
        <w:rPr>
          <w:i/>
        </w:rPr>
        <w:t>They</w:t>
      </w:r>
      <w:r>
        <w:t xml:space="preserve"> don’t want you to know about it!</w:t>
      </w:r>
    </w:p>
    <w:p w14:paraId="506D5A02" w14:textId="77777777" w:rsidR="005435F9" w:rsidRDefault="005435F9" w:rsidP="005435F9">
      <w:pPr>
        <w:ind w:firstLine="720"/>
      </w:pPr>
      <w:r>
        <w:rPr>
          <w:i/>
        </w:rPr>
        <w:t>They</w:t>
      </w:r>
      <w:r>
        <w:t xml:space="preserve"> are the Wall Street brokerages that were so famously conflicted with the so-called ‘Chinese Wall’ between investment banking and retail and institutional sales.  Analysts were under great pressure to issue favorable opinions on companies that Wall Street brokerages were engaged or anxious to sign up as investment banking customers.  Although this practice may have ceased or been diminished </w:t>
      </w:r>
      <w:proofErr w:type="gramStart"/>
      <w:r>
        <w:t>it is clear that analyst</w:t>
      </w:r>
      <w:proofErr w:type="gramEnd"/>
      <w:r>
        <w:t xml:space="preserve"> opinions still have an immediate short-term impact on stock prices.  </w:t>
      </w:r>
      <w:r>
        <w:rPr>
          <w:i/>
        </w:rPr>
        <w:t>They</w:t>
      </w:r>
      <w:r>
        <w:t xml:space="preserve"> didn’t want you to know about their obvious conflicts of interest.  That practice has supposedly ended </w:t>
      </w:r>
      <w:proofErr w:type="gramStart"/>
      <w:r>
        <w:t>as a result of</w:t>
      </w:r>
      <w:proofErr w:type="gramEnd"/>
      <w:r>
        <w:t xml:space="preserve"> Sarbanes Oxley legislation.  And even bigger scandal though that no one talks about because it is hard to prove is the trading action their analysts initiate with changes of opinion from buy to sell to neutral all on the same stock in the same year for almost inane reasons.  Anyone wonder about that?  It’s almost as if they wanted to stir the pot and shake things up to create some trading action.   Do you think </w:t>
      </w:r>
      <w:r>
        <w:rPr>
          <w:i/>
        </w:rPr>
        <w:t>they</w:t>
      </w:r>
      <w:r>
        <w:t xml:space="preserve"> would do that?</w:t>
      </w:r>
    </w:p>
    <w:p w14:paraId="0E22E18F" w14:textId="77777777" w:rsidR="005435F9" w:rsidRDefault="005435F9" w:rsidP="005435F9">
      <w:pPr>
        <w:ind w:firstLine="720"/>
      </w:pPr>
      <w:r>
        <w:rPr>
          <w:i/>
        </w:rPr>
        <w:t>They</w:t>
      </w:r>
      <w:r>
        <w:t xml:space="preserve"> are brokers for the Wall Street firms and even the big discount firms like Fidelity and Schwab that push clients toward “wrap accounts”.  Since commissions were under siege by the discounters and the advent of Internet based trading, brokerage firms decided a more predicable source of income would be wrap fees.  Brokers were encouraged to go out and collect assets rather than sell stocks.  The result of this was </w:t>
      </w:r>
      <w:proofErr w:type="gramStart"/>
      <w:r>
        <w:t>more and more</w:t>
      </w:r>
      <w:proofErr w:type="gramEnd"/>
      <w:r>
        <w:t xml:space="preserve"> money concentrated in the hands of </w:t>
      </w:r>
      <w:proofErr w:type="gramStart"/>
      <w:r>
        <w:t>fewer and fewer</w:t>
      </w:r>
      <w:proofErr w:type="gramEnd"/>
      <w:r>
        <w:t xml:space="preserve"> investment advisors who were being funneled enormous amounts of money by Wall Street firms </w:t>
      </w:r>
      <w:proofErr w:type="gramStart"/>
      <w:r>
        <w:t>who they</w:t>
      </w:r>
      <w:proofErr w:type="gramEnd"/>
      <w:r>
        <w:t xml:space="preserve"> in turn showered with commissions and soft dollar fees.  Talk about a conflict of interest that still hasn’t begun to be addressed. </w:t>
      </w:r>
      <w:r>
        <w:rPr>
          <w:i/>
        </w:rPr>
        <w:t xml:space="preserve"> They</w:t>
      </w:r>
      <w:r>
        <w:t xml:space="preserve"> are never going to mention this other than in the fine small print of the prospectus.</w:t>
      </w:r>
    </w:p>
    <w:p w14:paraId="6B33F4D4" w14:textId="77777777" w:rsidR="005435F9" w:rsidRDefault="005435F9" w:rsidP="005435F9">
      <w:pPr>
        <w:ind w:firstLine="720"/>
      </w:pPr>
      <w:r>
        <w:rPr>
          <w:i/>
        </w:rPr>
        <w:t xml:space="preserve">They </w:t>
      </w:r>
      <w:r>
        <w:t xml:space="preserve">are hedge funds and other fund managers who are judged and compensated </w:t>
      </w:r>
      <w:proofErr w:type="gramStart"/>
      <w:r>
        <w:t>on</w:t>
      </w:r>
      <w:proofErr w:type="gramEnd"/>
      <w:r>
        <w:t xml:space="preserve"> short-term performance.  The standard hedge fund at the time of this writing is paid 2% of </w:t>
      </w:r>
      <w:r>
        <w:lastRenderedPageBreak/>
        <w:t xml:space="preserve">assets under management and 20% of profits.  This often encourages investments that deploy excessive leverage and risk to the detriment of their clients.  If money managers were on the hook for the losses, I think their historical returns would be quite different.  </w:t>
      </w:r>
      <w:r>
        <w:rPr>
          <w:i/>
        </w:rPr>
        <w:t>They</w:t>
      </w:r>
      <w:r>
        <w:t xml:space="preserve"> will never do this.</w:t>
      </w:r>
    </w:p>
    <w:p w14:paraId="4344469A" w14:textId="77777777" w:rsidR="005435F9" w:rsidRDefault="005435F9" w:rsidP="005435F9">
      <w:pPr>
        <w:ind w:firstLine="720"/>
      </w:pPr>
      <w:r>
        <w:rPr>
          <w:i/>
        </w:rPr>
        <w:t>They</w:t>
      </w:r>
      <w:r>
        <w:t xml:space="preserve"> are the financial advisors that explain their mediocre performance by comparing themselves to other mediocre advisors.  If they set the bar low enough, they can clear it and skate by another year collecting fees.  </w:t>
      </w:r>
      <w:r>
        <w:rPr>
          <w:i/>
        </w:rPr>
        <w:t>They</w:t>
      </w:r>
      <w:r>
        <w:t xml:space="preserve"> don’t want you to believe you can do better.</w:t>
      </w:r>
    </w:p>
    <w:p w14:paraId="2D5556D7" w14:textId="77777777" w:rsidR="005435F9" w:rsidRDefault="005435F9" w:rsidP="005435F9">
      <w:pPr>
        <w:ind w:firstLine="720"/>
      </w:pPr>
      <w:r>
        <w:rPr>
          <w:i/>
        </w:rPr>
        <w:t>They</w:t>
      </w:r>
      <w:r>
        <w:t xml:space="preserve"> are lastly you.  Investing money takes work.  It’s not about hunches and tips or chart patterns or past performance.  One thing that stood out from those years, as a </w:t>
      </w:r>
      <w:proofErr w:type="gramStart"/>
      <w:r>
        <w:t>broker</w:t>
      </w:r>
      <w:proofErr w:type="gramEnd"/>
      <w:r>
        <w:t xml:space="preserve"> was how smart people spent so little time managing or thinking about their investments.  People that </w:t>
      </w:r>
      <w:proofErr w:type="gramStart"/>
      <w:r>
        <w:t>earned</w:t>
      </w:r>
      <w:proofErr w:type="gramEnd"/>
      <w:r>
        <w:t xml:space="preserve"> $200,000 in a year would spend less than fifteen minutes thinking about how to invest it.  </w:t>
      </w:r>
      <w:r>
        <w:rPr>
          <w:i/>
        </w:rPr>
        <w:t>They</w:t>
      </w:r>
      <w:r>
        <w:t xml:space="preserve"> in this case are </w:t>
      </w:r>
      <w:r>
        <w:rPr>
          <w:b/>
        </w:rPr>
        <w:t>you</w:t>
      </w:r>
      <w:r>
        <w:t>.  It’s human nature not to want to review your mistakes.  You want to forget them.  The problem with that is you tend to repeat them.</w:t>
      </w:r>
    </w:p>
    <w:p w14:paraId="3DF1483A" w14:textId="77777777" w:rsidR="00686A23" w:rsidRDefault="00686A23">
      <w:pPr>
        <w:ind w:firstLine="720"/>
      </w:pPr>
      <w:r>
        <w:t>There are tons of ads claiming to have turned $25,000 into $5 million or similar preposterous sums.  There are numerous contests each year where people demonstrate returns of hundreds or even thousands of percent per year.  I don’t doubt the veracity of some of them.  I have even participated in a contest where I produced similar results with make believe money. There are four problems though with these claims:</w:t>
      </w:r>
    </w:p>
    <w:p w14:paraId="6C6CB5E7" w14:textId="77777777" w:rsidR="00686A23" w:rsidRDefault="00686A23">
      <w:pPr>
        <w:ind w:firstLine="720"/>
      </w:pPr>
    </w:p>
    <w:p w14:paraId="218B6125" w14:textId="77777777" w:rsidR="00686A23" w:rsidRDefault="00686A23">
      <w:pPr>
        <w:pStyle w:val="ListParagraph"/>
        <w:numPr>
          <w:ilvl w:val="0"/>
          <w:numId w:val="1"/>
        </w:numPr>
        <w:ind w:left="360" w:firstLine="0"/>
        <w:rPr>
          <w:rFonts w:ascii="Wingdings" w:hAnsi="Wingdings" w:hint="eastAsia"/>
        </w:rPr>
      </w:pPr>
      <w:r>
        <w:rPr>
          <w:b/>
        </w:rPr>
        <w:t>Problem 1: The numbers are bogus:</w:t>
      </w:r>
      <w:r>
        <w:t xml:space="preserve"> They just are patently false, bold outsized lies.  One needs to look no further than the preposterous Ponzi scheme Berni Madoff perpetuated for years.  All the audits and due diligence you do should not overcome the </w:t>
      </w:r>
      <w:proofErr w:type="gramStart"/>
      <w:r>
        <w:t>common sense</w:t>
      </w:r>
      <w:proofErr w:type="gramEnd"/>
      <w:r>
        <w:t xml:space="preserve"> observation</w:t>
      </w:r>
      <w:proofErr w:type="gramStart"/>
      <w:r>
        <w:t>:  Does</w:t>
      </w:r>
      <w:proofErr w:type="gramEnd"/>
      <w:r>
        <w:t xml:space="preserve"> it pass the smell test?  Madoff’s consistent results through all market periods did not mesh with his stated investment strategy.  In </w:t>
      </w:r>
      <w:proofErr w:type="gramStart"/>
      <w:r>
        <w:t>fact</w:t>
      </w:r>
      <w:proofErr w:type="gramEnd"/>
      <w:r>
        <w:t xml:space="preserve"> numerous students </w:t>
      </w:r>
      <w:proofErr w:type="gramStart"/>
      <w:r>
        <w:t>of</w:t>
      </w:r>
      <w:proofErr w:type="gramEnd"/>
      <w:r>
        <w:t xml:space="preserve"> the market said his ‘split strike conversion’ strategy could never have produced similar results during these time periods.  When asked how it outperformed, Madoff shied away from offering detailed explanations with the false ruse that he didn’t want to reveal his secrets.  Yes, he didn’t.  His real secret was it didn’t work. It was a lie. I’m afraid that’s how </w:t>
      </w:r>
      <w:proofErr w:type="gramStart"/>
      <w:r>
        <w:t>the majority of</w:t>
      </w:r>
      <w:proofErr w:type="gramEnd"/>
      <w:r>
        <w:t xml:space="preserve"> the advertised phenomenal investment techniques are today.   When you investigate them further you find they really make no sense.  But people fall continuously for new scams.  Like the alchemists of yore, people want to believe that you can make gold from lead.  If you believe you can make $5 million dollars in three years starting with just $25,000, well don’t read any further.  I can’t help you.  You are an idiot.</w:t>
      </w:r>
    </w:p>
    <w:p w14:paraId="7B1A9697" w14:textId="77777777" w:rsidR="00686A23" w:rsidRDefault="00686A23">
      <w:pPr>
        <w:pStyle w:val="ListParagraph"/>
        <w:numPr>
          <w:ilvl w:val="0"/>
          <w:numId w:val="1"/>
        </w:numPr>
        <w:ind w:left="360" w:firstLine="0"/>
        <w:rPr>
          <w:rFonts w:ascii="Wingdings" w:hAnsi="Wingdings" w:hint="eastAsia"/>
        </w:rPr>
      </w:pPr>
      <w:r>
        <w:rPr>
          <w:b/>
        </w:rPr>
        <w:t>Problem2:</w:t>
      </w:r>
      <w:r>
        <w:t xml:space="preserve"> </w:t>
      </w:r>
      <w:r>
        <w:rPr>
          <w:b/>
        </w:rPr>
        <w:t>The numbers are often misrepresented</w:t>
      </w:r>
      <w:r>
        <w:t xml:space="preserve">.  </w:t>
      </w:r>
      <w:proofErr w:type="gramStart"/>
      <w:r>
        <w:t>Often times</w:t>
      </w:r>
      <w:proofErr w:type="gramEnd"/>
      <w:r>
        <w:t xml:space="preserve"> performance numbers do not include management fees.  Be sure to check </w:t>
      </w:r>
      <w:proofErr w:type="gramStart"/>
      <w:r>
        <w:t>is this</w:t>
      </w:r>
      <w:proofErr w:type="gramEnd"/>
      <w:r>
        <w:t xml:space="preserve"> before or after fee deductions.  Also beware the common hypothetical portfolio or representative portfolio.  </w:t>
      </w:r>
      <w:proofErr w:type="gramStart"/>
      <w:r>
        <w:lastRenderedPageBreak/>
        <w:t>Often times</w:t>
      </w:r>
      <w:proofErr w:type="gramEnd"/>
      <w:r>
        <w:t xml:space="preserve"> funds will latch onto a track record that belongs to a former portfolio manager or a different portfolio altogether and extrapolate it as their own.  Beware of hard to value illiquid securities.  Even the most prominent of managers publish representations that can be highly misleading.  For </w:t>
      </w:r>
      <w:proofErr w:type="gramStart"/>
      <w:r>
        <w:t>example</w:t>
      </w:r>
      <w:proofErr w:type="gramEnd"/>
      <w:r>
        <w:t xml:space="preserve"> the most successful of all the endowment funds, the Yale University Endowment fund reported their returns at the end of their fiscal 2008 (June 30, 2008) as up 4.8%. They also showed 49.5% of their funds allocated to private equity and real assets, both illiquid and hard to value assets.  </w:t>
      </w:r>
    </w:p>
    <w:p w14:paraId="46100A01" w14:textId="77777777" w:rsidR="00686A23" w:rsidRDefault="00686A23">
      <w:pPr>
        <w:pStyle w:val="ListParagraph"/>
        <w:numPr>
          <w:ilvl w:val="0"/>
          <w:numId w:val="1"/>
        </w:numPr>
        <w:ind w:left="360" w:firstLine="0"/>
        <w:rPr>
          <w:rFonts w:ascii="Wingdings" w:hAnsi="Wingdings" w:hint="eastAsia"/>
        </w:rPr>
      </w:pPr>
      <w:r>
        <w:rPr>
          <w:b/>
        </w:rPr>
        <w:t>Problem 3: People can get a hot hand, the element of luck.</w:t>
      </w:r>
      <w:r>
        <w:t xml:space="preserve"> The time periods investment returns are measured in are too short to be meaningful.  When I was a broker, wholesalers of mutual funds would regularly visit our offices.  </w:t>
      </w:r>
      <w:proofErr w:type="gramStart"/>
      <w:r>
        <w:t>Plying</w:t>
      </w:r>
      <w:proofErr w:type="gramEnd"/>
      <w:r>
        <w:t xml:space="preserve"> PowerPoint charts and offering catered lunches; they would regale the brokers about their best performing mutual funds.  One day I defiantly interrupted a mutual fund vendor and said, “Tell me about your worst performing fund because I have buried too many clients in the best performing ones.” Some managers just get lucky.  That’s life and the smartest mathematicians and economists will always postulate that theory.  There is also the problem with reversion to the mean.  I learned the hard way that the best performing sectors or styles will often meaningfully </w:t>
      </w:r>
      <w:proofErr w:type="gramStart"/>
      <w:r>
        <w:t>underperform</w:t>
      </w:r>
      <w:proofErr w:type="gramEnd"/>
      <w:r>
        <w:t xml:space="preserve"> especially after a banner year.  I am sure that if you want to invest in mutual </w:t>
      </w:r>
      <w:proofErr w:type="gramStart"/>
      <w:r>
        <w:t>funds</w:t>
      </w:r>
      <w:proofErr w:type="gramEnd"/>
      <w:r>
        <w:t xml:space="preserve"> you will substantially outperform the averages by picking the </w:t>
      </w:r>
      <w:r>
        <w:rPr>
          <w:i/>
        </w:rPr>
        <w:t>worst</w:t>
      </w:r>
      <w:r>
        <w:t xml:space="preserve"> funds for the previous year or two, not the best ones.  </w:t>
      </w:r>
      <w:proofErr w:type="gramStart"/>
      <w:r>
        <w:t>Of course</w:t>
      </w:r>
      <w:proofErr w:type="gramEnd"/>
      <w:r>
        <w:t xml:space="preserve"> Morningstar or Lipper won’t advertise that.  Why should they?  But if you don’t believe me, just go to the Wall Street Journal and look up the best and worst performing sectors of the market over the last few years and compare </w:t>
      </w:r>
      <w:proofErr w:type="gramStart"/>
      <w:r>
        <w:t>them</w:t>
      </w:r>
      <w:proofErr w:type="gramEnd"/>
      <w:r>
        <w:t xml:space="preserve"> the following years.  You don’t have to look past the Year 2000 and the Dot-com meltdown and underperformance of tech stocks or even the less than spectacular performance of the equity in your family home during 2008.  All these investments had major markdowns after enjoying stellar runs.  Buy the best performing fund manager and you run the risk of catching his year that he reverts to the mean.</w:t>
      </w:r>
    </w:p>
    <w:p w14:paraId="705C989C" w14:textId="77777777" w:rsidR="00686A23" w:rsidRDefault="00686A23" w:rsidP="00823613">
      <w:pPr>
        <w:pStyle w:val="ListParagraph"/>
        <w:numPr>
          <w:ilvl w:val="0"/>
          <w:numId w:val="1"/>
        </w:numPr>
        <w:tabs>
          <w:tab w:val="left" w:pos="450"/>
        </w:tabs>
        <w:ind w:left="360" w:firstLine="0"/>
        <w:rPr>
          <w:rFonts w:ascii="Wingdings" w:hAnsi="Wingdings" w:hint="eastAsia"/>
        </w:rPr>
      </w:pPr>
      <w:r>
        <w:rPr>
          <w:b/>
        </w:rPr>
        <w:t>Problem 4:</w:t>
      </w:r>
      <w:r>
        <w:t xml:space="preserve"> </w:t>
      </w:r>
      <w:r>
        <w:rPr>
          <w:b/>
        </w:rPr>
        <w:t>Don’t confuse acting and real life</w:t>
      </w:r>
      <w:r>
        <w:t xml:space="preserve">.  It’s not real money.  This one’s easy yet it amazes me how many sophisticated people fall for it.  Returns with make believe money or even real money that is not your own have no bearing whatsoever.  It’s as simple as watching kids play army games with fake guns and </w:t>
      </w:r>
      <w:proofErr w:type="gramStart"/>
      <w:r>
        <w:t>make believe</w:t>
      </w:r>
      <w:proofErr w:type="gramEnd"/>
      <w:r>
        <w:t xml:space="preserve"> ammunition.  If that analogy doesn’t work for you, try this one.  Imagine putting a gun to your head and playing Russian roulette.  Try it with and without real bullets.  Does the game without real bullets have any similarity to the real one?  Of course not.  Fabulous returns without the emotional and psychological stress of losing money mean nothing at all. That was the case with the outsized returns on my IRA.  Between 2001 and 2004 I turned a $5000 IRA account into over $70,000 in three years, an eye-popping return of over 300 percent per year.  And that was with real money!   The caveat: the account was so tiny; I only </w:t>
      </w:r>
      <w:r>
        <w:lastRenderedPageBreak/>
        <w:t>invested in one idea at a time and put everything into it. I would never risk that kind of undiversified approach when dealing with a large portfolio.  One mistake and you are finished.  But because the account was diminutive, the mentality that this was play money allowed me to be much more aggressive.</w:t>
      </w:r>
    </w:p>
    <w:p w14:paraId="2B57871E" w14:textId="77777777" w:rsidR="00686A23" w:rsidRDefault="00686A23" w:rsidP="004060DE"/>
    <w:p w14:paraId="57E759D9" w14:textId="77777777" w:rsidR="006B39B3" w:rsidRDefault="006B39B3">
      <w:pPr>
        <w:pStyle w:val="ListParagraph"/>
        <w:ind w:left="0"/>
        <w:rPr>
          <w:szCs w:val="24"/>
        </w:rPr>
      </w:pPr>
    </w:p>
    <w:p w14:paraId="616EAC67" w14:textId="77777777" w:rsidR="006B39B3" w:rsidRDefault="006B39B3">
      <w:pPr>
        <w:pStyle w:val="ListParagraph"/>
        <w:ind w:left="0"/>
      </w:pPr>
    </w:p>
    <w:p w14:paraId="6DD8CBB3" w14:textId="77777777" w:rsidR="005435F9" w:rsidRDefault="005435F9" w:rsidP="005435F9">
      <w:pPr>
        <w:ind w:firstLine="720"/>
      </w:pPr>
      <w:bookmarkStart w:id="19" w:name="_Toc194053632"/>
      <w:bookmarkStart w:id="20" w:name="_Toc194485729"/>
      <w:bookmarkStart w:id="21" w:name="_Toc194489520"/>
      <w:bookmarkStart w:id="22" w:name="_Toc194490418"/>
      <w:proofErr w:type="gramStart"/>
      <w:r>
        <w:t>So</w:t>
      </w:r>
      <w:proofErr w:type="gramEnd"/>
      <w:r>
        <w:t xml:space="preserve"> if it's not luck.  What is it?  Am I smarter than the hundreds of Ivy League whiz kids that </w:t>
      </w:r>
      <w:proofErr w:type="gramStart"/>
      <w:r>
        <w:t>the</w:t>
      </w:r>
      <w:proofErr w:type="gramEnd"/>
      <w:r>
        <w:t xml:space="preserve"> best banks and brokerages in the world hire each year?  I am sure the answer by most empirical measures is I am not.  Thankfully though, stock market investing is not an IQ test.  In fact, I was at the annual Berkshire Hathaway shareholder meeting in May of </w:t>
      </w:r>
      <w:proofErr w:type="gramStart"/>
      <w:r>
        <w:t>2009</w:t>
      </w:r>
      <w:proofErr w:type="gramEnd"/>
      <w:r>
        <w:t xml:space="preserve"> and Warren Buffet said if you have a 150 level IQ, you were probably twenty or thirty points too high for a successful investor.   </w:t>
      </w:r>
      <w:proofErr w:type="gramStart"/>
      <w:r>
        <w:t>Ask</w:t>
      </w:r>
      <w:proofErr w:type="gramEnd"/>
      <w:r>
        <w:t xml:space="preserve"> any super successful investing legend from Buffett to Soros, and you will get agreement on that if nothing else. They play a good game.  Some people are born to play </w:t>
      </w:r>
      <w:proofErr w:type="gramStart"/>
      <w:r>
        <w:t>baseball</w:t>
      </w:r>
      <w:proofErr w:type="gramEnd"/>
      <w:r>
        <w:t xml:space="preserve"> and others have some edge in the investment game.   Staying cool under pressure and unemotional while losing money is a far more valuable investing trait than calculus. The unique qualities of successful investors vary with every story.  But they all start with knowing which investment style you are going to pursue.</w:t>
      </w:r>
    </w:p>
    <w:p w14:paraId="310B7B87" w14:textId="77777777" w:rsidR="005435F9" w:rsidRDefault="005435F9" w:rsidP="005435F9"/>
    <w:p w14:paraId="208EBA4B" w14:textId="77777777" w:rsidR="005435F9" w:rsidRDefault="005435F9" w:rsidP="005435F9">
      <w:pPr>
        <w:ind w:firstLine="720"/>
        <w:rPr>
          <w:b/>
        </w:rPr>
      </w:pPr>
      <w:r>
        <w:t xml:space="preserve">I ski a lot.  I have sixty </w:t>
      </w:r>
      <w:proofErr w:type="gramStart"/>
      <w:r>
        <w:t>days in</w:t>
      </w:r>
      <w:proofErr w:type="gramEnd"/>
      <w:r>
        <w:t xml:space="preserve"> so far this year.  The question strangers ask me the most while riding the chair lift is what do I do for a living?  I can see the wheels turning in their head wondering how the hell this guy pulls off living in a ski resort they have spent big bucks visiting and planned a year in advance just to find the time for a vacation.   I tell them I am a professional gambler.  Gambling has a somewhat unsavory reputation and that usually stops the conversation.   I kind of resent people asking me what I do for a living when they haven’t the slightest interest in who I am but just how I got here.  It’s nosey, don’t you think?  </w:t>
      </w:r>
    </w:p>
    <w:p w14:paraId="1E8D9754" w14:textId="77777777" w:rsidR="005435F9" w:rsidRDefault="005435F9" w:rsidP="005435F9">
      <w:r>
        <w:tab/>
        <w:t xml:space="preserve">When I say that I’m a professional gambler, I don’t feel like I’m lying, though.  After </w:t>
      </w:r>
      <w:proofErr w:type="gramStart"/>
      <w:r>
        <w:t>all</w:t>
      </w:r>
      <w:proofErr w:type="gramEnd"/>
      <w:r>
        <w:t xml:space="preserve"> if I really wanted to silence my cohabitant on the chairlift, I would say I’m a tax collector.  I work for the IRS.  But then </w:t>
      </w:r>
      <w:proofErr w:type="gramStart"/>
      <w:r>
        <w:t>again</w:t>
      </w:r>
      <w:proofErr w:type="gramEnd"/>
      <w:r>
        <w:t xml:space="preserve"> a fall from a chairlift could put a premature end to the ski season or worse.  </w:t>
      </w:r>
      <w:proofErr w:type="gramStart"/>
      <w:r>
        <w:t>In spite of</w:t>
      </w:r>
      <w:proofErr w:type="gramEnd"/>
      <w:r>
        <w:t xml:space="preserve"> this, some people persist and I elaborate and tell them I trade stocks and </w:t>
      </w:r>
      <w:proofErr w:type="gramStart"/>
      <w:r>
        <w:t>bonds;</w:t>
      </w:r>
      <w:proofErr w:type="gramEnd"/>
      <w:r>
        <w:t xml:space="preserve"> securities for a living.  “Oh, you’re a day trader” </w:t>
      </w:r>
      <w:proofErr w:type="gramStart"/>
      <w:r>
        <w:t>or  “</w:t>
      </w:r>
      <w:proofErr w:type="gramEnd"/>
      <w:r>
        <w:t xml:space="preserve">I used to do that” or “Hmm”.  It’s then that I feel like pushing </w:t>
      </w:r>
      <w:r>
        <w:rPr>
          <w:i/>
        </w:rPr>
        <w:t>them</w:t>
      </w:r>
      <w:r>
        <w:t xml:space="preserve"> off the chair.  The </w:t>
      </w:r>
      <w:proofErr w:type="gramStart"/>
      <w:r>
        <w:t>general public</w:t>
      </w:r>
      <w:proofErr w:type="gramEnd"/>
      <w:r>
        <w:t xml:space="preserve"> seems to think trading is less respectable than investing unless of course you do a whole lot of it.  Automated trading programs account for 25-40% of </w:t>
      </w:r>
      <w:proofErr w:type="gramStart"/>
      <w:r>
        <w:t>all</w:t>
      </w:r>
      <w:proofErr w:type="gramEnd"/>
      <w:r>
        <w:t xml:space="preserve"> volume on the exchanges.  Quite often in Deer Valley, I’ll share the lift with someone that </w:t>
      </w:r>
      <w:proofErr w:type="gramStart"/>
      <w:r>
        <w:t>actually works</w:t>
      </w:r>
      <w:proofErr w:type="gramEnd"/>
      <w:r>
        <w:t xml:space="preserve"> in the hedge fund industry and then the disdain is palpable.  Unless I lie and tell them I manage billions, they think I’m a piker.  I don’t bother to explain that the small investor has distinct advantages over the insiders, the PhD math quants, and the financial heavyweights.  </w:t>
      </w:r>
    </w:p>
    <w:p w14:paraId="38F34151" w14:textId="77777777" w:rsidR="005435F9" w:rsidRDefault="005435F9" w:rsidP="005435F9">
      <w:r>
        <w:lastRenderedPageBreak/>
        <w:tab/>
        <w:t xml:space="preserve">And if you think Warren Buffett, the greatest investor of all time, thinks of investing and gambling as two disparate trades, think again.  “The market is a racetrack too,” he is quoted as saying in </w:t>
      </w:r>
      <w:r>
        <w:rPr>
          <w:u w:val="single"/>
        </w:rPr>
        <w:t>The Snowball</w:t>
      </w:r>
      <w:r>
        <w:t xml:space="preserve">.  Peter Lynch in his 1989 bestselling book, </w:t>
      </w:r>
      <w:proofErr w:type="gramStart"/>
      <w:r>
        <w:rPr>
          <w:u w:val="single"/>
        </w:rPr>
        <w:t>One</w:t>
      </w:r>
      <w:proofErr w:type="gramEnd"/>
      <w:r>
        <w:rPr>
          <w:u w:val="single"/>
        </w:rPr>
        <w:t xml:space="preserve"> up on Wall Street</w:t>
      </w:r>
      <w:r>
        <w:t xml:space="preserve">, devoted the third chapter, </w:t>
      </w:r>
      <w:r>
        <w:rPr>
          <w:i/>
        </w:rPr>
        <w:t>Is This Gambling or What</w:t>
      </w:r>
      <w:r>
        <w:t>, to this subject.  It can be summarized in his words, “To me an investment is simply a gamble in which you’ve managed to tilt the odds in your favor.”</w:t>
      </w:r>
    </w:p>
    <w:p w14:paraId="671D850F" w14:textId="77777777" w:rsidR="005435F9" w:rsidRDefault="005435F9" w:rsidP="005435F9">
      <w:r>
        <w:tab/>
        <w:t xml:space="preserve">So how do you tilt the odds in your favor?  After </w:t>
      </w:r>
      <w:proofErr w:type="gramStart"/>
      <w:r>
        <w:t>all</w:t>
      </w:r>
      <w:proofErr w:type="gramEnd"/>
      <w:r>
        <w:t xml:space="preserve"> if you knew the odds it wouldn’t be the investing game. When you walk into a casino in Vegas, you know that every game inside has odds favoring the house.  Some games like blackjack offer better odds than let’s say slots, but statistically, you know that every single game has a house advantage.  </w:t>
      </w:r>
    </w:p>
    <w:p w14:paraId="728678F9" w14:textId="77777777" w:rsidR="005435F9" w:rsidRDefault="005435F9" w:rsidP="005435F9">
      <w:r>
        <w:t xml:space="preserve"> </w:t>
      </w:r>
    </w:p>
    <w:p w14:paraId="2BDBD135" w14:textId="77777777" w:rsidR="005435F9" w:rsidRDefault="005435F9" w:rsidP="005435F9">
      <w:pPr>
        <w:jc w:val="center"/>
        <w:rPr>
          <w:rStyle w:val="FootnoteReference1"/>
          <w:i/>
        </w:rPr>
      </w:pPr>
      <w:r>
        <w:t xml:space="preserve">“If you don't like the odds, don't bet.” </w:t>
      </w:r>
      <w:r>
        <w:rPr>
          <w:i/>
        </w:rPr>
        <w:t>Jesse Livermore</w:t>
      </w:r>
    </w:p>
    <w:p w14:paraId="2AF5B5B2" w14:textId="77777777" w:rsidR="005435F9" w:rsidRDefault="005435F9" w:rsidP="005435F9">
      <w:pPr>
        <w:jc w:val="center"/>
      </w:pPr>
    </w:p>
    <w:p w14:paraId="2F484688" w14:textId="77777777" w:rsidR="005435F9" w:rsidRDefault="005435F9" w:rsidP="005435F9">
      <w:pPr>
        <w:ind w:firstLine="720"/>
      </w:pPr>
      <w:r>
        <w:rPr>
          <w:b/>
        </w:rPr>
        <w:t>The first way you begin to bend the odds in your favor is to have a plan.</w:t>
      </w:r>
    </w:p>
    <w:bookmarkEnd w:id="19"/>
    <w:bookmarkEnd w:id="20"/>
    <w:bookmarkEnd w:id="21"/>
    <w:bookmarkEnd w:id="22"/>
    <w:p w14:paraId="02C69338" w14:textId="77777777" w:rsidR="00686A23" w:rsidRDefault="00686A23" w:rsidP="004060DE"/>
    <w:p w14:paraId="170A8D95" w14:textId="77777777" w:rsidR="00686A23" w:rsidRDefault="00A53068" w:rsidP="004060DE">
      <w:pPr>
        <w:pStyle w:val="Heading1"/>
      </w:pPr>
      <w:bookmarkStart w:id="23" w:name="_TOC59698"/>
      <w:bookmarkStart w:id="24" w:name="_Toc194053633"/>
      <w:bookmarkStart w:id="25" w:name="_Toc194485730"/>
      <w:bookmarkStart w:id="26" w:name="_Toc194489521"/>
      <w:bookmarkStart w:id="27" w:name="_Toc194490419"/>
      <w:bookmarkStart w:id="28" w:name="_Toc196105740"/>
      <w:bookmarkEnd w:id="23"/>
      <w:proofErr w:type="gramStart"/>
      <w:r>
        <w:t>So</w:t>
      </w:r>
      <w:proofErr w:type="gramEnd"/>
      <w:r>
        <w:t xml:space="preserve"> You Think You Got Style. </w:t>
      </w:r>
      <w:r w:rsidR="00686A23">
        <w:t>But Which One?</w:t>
      </w:r>
      <w:bookmarkEnd w:id="24"/>
      <w:bookmarkEnd w:id="25"/>
      <w:bookmarkEnd w:id="26"/>
      <w:bookmarkEnd w:id="27"/>
      <w:bookmarkEnd w:id="28"/>
    </w:p>
    <w:p w14:paraId="0AE6567D" w14:textId="77777777" w:rsidR="00686A23" w:rsidRDefault="00686A23">
      <w:pPr>
        <w:pStyle w:val="Normal1"/>
      </w:pPr>
    </w:p>
    <w:p w14:paraId="4190BD38" w14:textId="77777777" w:rsidR="005435F9" w:rsidRDefault="005435F9" w:rsidP="005435F9">
      <w:pPr>
        <w:pStyle w:val="Normal1"/>
        <w:jc w:val="center"/>
      </w:pPr>
      <w:r w:rsidRPr="009D0819">
        <w:t>“Bear markets begin in good times. Bull markets begin in bad times.”</w:t>
      </w:r>
    </w:p>
    <w:p w14:paraId="68B7F5F1" w14:textId="77777777" w:rsidR="005435F9" w:rsidRDefault="005435F9" w:rsidP="005435F9">
      <w:pPr>
        <w:pStyle w:val="Normal1"/>
      </w:pPr>
    </w:p>
    <w:p w14:paraId="74630E44" w14:textId="77777777" w:rsidR="00686A23" w:rsidRDefault="005435F9" w:rsidP="005435F9">
      <w:pPr>
        <w:pStyle w:val="Normal1"/>
        <w:ind w:firstLine="720"/>
      </w:pPr>
      <w:r w:rsidRPr="009D0819">
        <w:t xml:space="preserve">I haven’t been able to conclusively cite the origin of the above quote, “Bear markets begin in good times.  Bull markets begin in bad </w:t>
      </w:r>
      <w:proofErr w:type="gramStart"/>
      <w:r w:rsidRPr="009D0819">
        <w:t>times’</w:t>
      </w:r>
      <w:proofErr w:type="gramEnd"/>
      <w:r w:rsidRPr="009D0819">
        <w:t xml:space="preserve"> but undoubtedly it was from an investor who survived the bear market.  The good news is that you can make money in any kind of market.  You can profit from the market </w:t>
      </w:r>
      <w:proofErr w:type="gramStart"/>
      <w:r w:rsidRPr="009D0819">
        <w:t>rising</w:t>
      </w:r>
      <w:proofErr w:type="gramEnd"/>
      <w:r w:rsidRPr="009D0819">
        <w:t xml:space="preserve"> or </w:t>
      </w:r>
      <w:proofErr w:type="gramStart"/>
      <w:r w:rsidRPr="009D0819">
        <w:t>going</w:t>
      </w:r>
      <w:proofErr w:type="gramEnd"/>
      <w:r w:rsidRPr="009D0819">
        <w:t xml:space="preserve"> down.  You can even make money in a market that doesn’t move at all. But what you can’t do is make money without </w:t>
      </w:r>
      <w:r>
        <w:t>knowing what style of investing you are doing.</w:t>
      </w:r>
      <w:r w:rsidRPr="009D0819">
        <w:t xml:space="preserve">  Ultimately you will only be successful by </w:t>
      </w:r>
      <w:proofErr w:type="gramStart"/>
      <w:r w:rsidRPr="009D0819">
        <w:t>trading on</w:t>
      </w:r>
      <w:proofErr w:type="gramEnd"/>
      <w:r w:rsidRPr="009D0819">
        <w:t xml:space="preserve"> your own ideas and style but that is going to come with time </w:t>
      </w:r>
    </w:p>
    <w:p w14:paraId="1727403D" w14:textId="77777777" w:rsidR="00936F14" w:rsidRDefault="00686A23" w:rsidP="00936F14">
      <w:pPr>
        <w:pStyle w:val="Normal1"/>
      </w:pPr>
      <w:r>
        <w:tab/>
        <w:t>Trying to conceptualize an investment style is difficult, due in part to the fact that the concept is about as concrete as a bond trader’s fourth m</w:t>
      </w:r>
      <w:r w:rsidR="005435F9">
        <w:t xml:space="preserve">arriage.  In today’s world of </w:t>
      </w:r>
      <w:r>
        <w:t xml:space="preserve">ETFs, structured products, debt swaps, investment styles seem to increasingly </w:t>
      </w:r>
      <w:proofErr w:type="gramStart"/>
      <w:r>
        <w:t>blend together</w:t>
      </w:r>
      <w:proofErr w:type="gramEnd"/>
      <w:r>
        <w:t xml:space="preserve"> with every hot new product that hits the market. When I started in the industry, this notion wasn’t nearly as convoluted as it is today.  However, this next section will provide you with two things: what a style consists of, and some background as to what popular options are available. The reason I think it’s important to familiarize yourself amongst </w:t>
      </w:r>
      <w:proofErr w:type="gramStart"/>
      <w:r>
        <w:t>all of</w:t>
      </w:r>
      <w:proofErr w:type="gramEnd"/>
      <w:r>
        <w:t xml:space="preserve"> these styles is that if you want to be a consistent winner in the stock market you </w:t>
      </w:r>
      <w:proofErr w:type="gramStart"/>
      <w:r>
        <w:t>have to</w:t>
      </w:r>
      <w:proofErr w:type="gramEnd"/>
      <w:r>
        <w:t xml:space="preserve"> be able to play in </w:t>
      </w:r>
      <w:proofErr w:type="gramStart"/>
      <w:r>
        <w:t>the every</w:t>
      </w:r>
      <w:proofErr w:type="gramEnd"/>
      <w:r>
        <w:t xml:space="preserve"> changing panoply of odds and opportunities the market presents.  If you </w:t>
      </w:r>
      <w:proofErr w:type="gramStart"/>
      <w:r>
        <w:t>are strictly</w:t>
      </w:r>
      <w:proofErr w:type="gramEnd"/>
      <w:r>
        <w:t xml:space="preserve"> an investor who only can profit from a rising market, you will be better off in an index or managed fund that is devoted to that strategy.  If you can only rationalize buying value </w:t>
      </w:r>
      <w:r>
        <w:lastRenderedPageBreak/>
        <w:t xml:space="preserve">stocks, you may undergo periods of great underperformance when value is not in vogue like the latter years of the 1990’s when the Internet and technology were the drivers of both the economy and stock market.  Try this analogy.  You are a clothing storeowner in a typical town in America.  Your town has four distinct seasons: summer, fall, winter, and spring. Are you only going to sell clothes for the summer?  If that’s the case, business is going to be </w:t>
      </w:r>
      <w:proofErr w:type="gramStart"/>
      <w:r>
        <w:t>pretty bad</w:t>
      </w:r>
      <w:proofErr w:type="gramEnd"/>
      <w:r>
        <w:t xml:space="preserve"> during three fourths of the year. </w:t>
      </w:r>
    </w:p>
    <w:p w14:paraId="57D82F9D" w14:textId="77777777" w:rsidR="00686A23" w:rsidRDefault="00936F14" w:rsidP="005435F9">
      <w:pPr>
        <w:pStyle w:val="Normal1"/>
      </w:pPr>
      <w:r>
        <w:tab/>
      </w:r>
    </w:p>
    <w:p w14:paraId="1BA77081" w14:textId="77777777" w:rsidR="00686A23" w:rsidRDefault="00686A23"/>
    <w:p w14:paraId="0193CFDF" w14:textId="77777777" w:rsidR="00686A23" w:rsidRDefault="00686A23" w:rsidP="004060DE">
      <w:pPr>
        <w:pStyle w:val="Heading2"/>
        <w:rPr>
          <w:rStyle w:val="Heading3Char"/>
          <w:rFonts w:ascii="Times New Roman" w:eastAsiaTheme="majorEastAsia" w:hAnsi="Times New Roman"/>
          <w:color w:val="4F81BD" w:themeColor="accent1"/>
          <w:sz w:val="28"/>
        </w:rPr>
      </w:pPr>
      <w:r>
        <w:tab/>
      </w:r>
      <w:bookmarkStart w:id="29" w:name="_Toc196105741"/>
      <w:r w:rsidRPr="00802737">
        <w:rPr>
          <w:rStyle w:val="Heading3Char"/>
          <w:rFonts w:ascii="Times New Roman" w:eastAsiaTheme="majorEastAsia" w:hAnsi="Times New Roman"/>
          <w:color w:val="4F81BD" w:themeColor="accent1"/>
        </w:rPr>
        <w:t>Growth Stocks</w:t>
      </w:r>
      <w:bookmarkEnd w:id="29"/>
    </w:p>
    <w:p w14:paraId="1E9A4AAC" w14:textId="77777777" w:rsidR="00802737" w:rsidRPr="00802737" w:rsidRDefault="00802737" w:rsidP="004060DE"/>
    <w:p w14:paraId="202F65DB" w14:textId="77777777" w:rsidR="005435F9" w:rsidRDefault="005435F9" w:rsidP="005435F9">
      <w:pPr>
        <w:pStyle w:val="Normal1"/>
        <w:ind w:firstLine="720"/>
      </w:pPr>
      <w:r>
        <w:t xml:space="preserve">When you think of </w:t>
      </w:r>
      <w:proofErr w:type="gramStart"/>
      <w:r>
        <w:t>a stock</w:t>
      </w:r>
      <w:proofErr w:type="gramEnd"/>
      <w:r>
        <w:t xml:space="preserve">, most people think of a growth stock.  These are the stocks whose price chart starts out on the lower left-hand </w:t>
      </w:r>
      <w:proofErr w:type="gramStart"/>
      <w:r>
        <w:t>corner</w:t>
      </w:r>
      <w:proofErr w:type="gramEnd"/>
      <w:r>
        <w:t xml:space="preserve"> and the price follows some kind and staircase like pattern from lower left to upper right. Growth stocks are fun to own.  Everyone likes a winner.  Growth companies report increasing revenues and earnings.  They are often beating analyst estimates, reporting new successes, new customer wins, and steady progress. This style of investing has the benefit that throwing in with one of these winners early enough can make you rich.  Just look at the examples of early shareholders of Microsoft, Wal-Mart cashiers who got stock options, or even those investors that </w:t>
      </w:r>
      <w:proofErr w:type="gramStart"/>
      <w:r>
        <w:t>believed in</w:t>
      </w:r>
      <w:proofErr w:type="gramEnd"/>
      <w:r>
        <w:t xml:space="preserve"> Apple when it started its resurrection in 2002.  In just 10 years Apple became the largest company by market cap in the world appreciating over 41 times in value.  A $100,000 investment in 2002 is worth $4,125,000 today.  Everyone knows a story of someone who owned one of these rocket ships and got rich from it.  And for everyone that held on, there are thousands that owned it and sold too early. </w:t>
      </w:r>
    </w:p>
    <w:p w14:paraId="55633878" w14:textId="77777777" w:rsidR="005435F9" w:rsidRDefault="005435F9" w:rsidP="005435F9">
      <w:pPr>
        <w:pStyle w:val="Normal1"/>
      </w:pPr>
    </w:p>
    <w:p w14:paraId="5A7A34BD" w14:textId="77777777" w:rsidR="005435F9" w:rsidRDefault="005435F9" w:rsidP="005435F9">
      <w:pPr>
        <w:pStyle w:val="Normal1"/>
      </w:pPr>
      <w:r>
        <w:tab/>
        <w:t xml:space="preserve">The cons of this style of investing: Growth stocks rarely pay dividends, certainly not in their early fast growth stages.  You generally are going to pay a higher multiple of earnings for growth.  You run the risk of overpaying for growth. Warren Buffett is fond of saying, “you pay a pretty price for a for a cheery consensus.” Another one of the negatives of this style of </w:t>
      </w:r>
      <w:proofErr w:type="gramStart"/>
      <w:r>
        <w:t>investing, it</w:t>
      </w:r>
      <w:proofErr w:type="gramEnd"/>
      <w:r>
        <w:t xml:space="preserve"> tends to be long biased. Volatility in the style of investing can make be expected also to be high.</w:t>
      </w:r>
    </w:p>
    <w:p w14:paraId="1D46106D" w14:textId="77777777" w:rsidR="00686A23" w:rsidRDefault="00686A23"/>
    <w:p w14:paraId="23F0F04E" w14:textId="77777777" w:rsidR="00686A23" w:rsidRDefault="00936F14" w:rsidP="005435F9">
      <w:pPr>
        <w:ind w:firstLine="720"/>
      </w:pPr>
      <w:r>
        <w:t>T</w:t>
      </w:r>
      <w:r w:rsidR="00823613">
        <w:t>hi</w:t>
      </w:r>
      <w:r>
        <w:t xml:space="preserve">s </w:t>
      </w:r>
      <w:r w:rsidR="00686A23">
        <w:t xml:space="preserve">type of investment style is not intended for income.  When you ask the </w:t>
      </w:r>
      <w:proofErr w:type="gramStart"/>
      <w:r w:rsidR="00686A23">
        <w:t>general public</w:t>
      </w:r>
      <w:proofErr w:type="gramEnd"/>
      <w:r w:rsidR="00686A23">
        <w:t xml:space="preserve"> a question about what </w:t>
      </w:r>
      <w:proofErr w:type="gramStart"/>
      <w:r w:rsidR="00686A23">
        <w:t>are the best stocks</w:t>
      </w:r>
      <w:proofErr w:type="gramEnd"/>
      <w:r w:rsidR="00686A23">
        <w:t xml:space="preserve"> to invest in, they are invariably going to mention names of growth stocks.  It’s easy to understand why.  Just look at the </w:t>
      </w:r>
      <w:proofErr w:type="gramStart"/>
      <w:r w:rsidR="00686A23">
        <w:t>real life</w:t>
      </w:r>
      <w:proofErr w:type="gramEnd"/>
      <w:r w:rsidR="00686A23">
        <w:t xml:space="preserve"> example of </w:t>
      </w:r>
      <w:r w:rsidR="005435F9">
        <w:t xml:space="preserve">one of </w:t>
      </w:r>
      <w:r w:rsidR="00686A23">
        <w:t>my client</w:t>
      </w:r>
      <w:r w:rsidR="005435F9">
        <w:t>s</w:t>
      </w:r>
      <w:r w:rsidR="00686A23">
        <w:t xml:space="preserve"> who bought Oracle from me.  Some of the most exciting returns have been realized with </w:t>
      </w:r>
      <w:proofErr w:type="gramStart"/>
      <w:r w:rsidR="00686A23">
        <w:t>growth</w:t>
      </w:r>
      <w:proofErr w:type="gramEnd"/>
      <w:r w:rsidR="00686A23">
        <w:t xml:space="preserve"> stocks. Iconic companie</w:t>
      </w:r>
      <w:r w:rsidR="005435F9">
        <w:t>s like Apple, Microsoft, Cisco</w:t>
      </w:r>
      <w:r w:rsidR="00686A23">
        <w:t>,</w:t>
      </w:r>
      <w:r w:rsidR="005435F9">
        <w:t xml:space="preserve"> </w:t>
      </w:r>
      <w:r w:rsidR="00686A23">
        <w:t xml:space="preserve">Oracle, Coca-Cola, Home Depot, McDonald’s, Starbucks, Proctor Gamble, Johnson and </w:t>
      </w:r>
      <w:r w:rsidR="00686A23">
        <w:lastRenderedPageBreak/>
        <w:t>Johnson, and host of other names.  I think every style of investor would prefer companies that are growing as opposed to stagnant or even shrinking.  It’s just a matter of what you pay for this growth.  If you can buy them cheap enough, you become a value investor like Warren Buffett.</w:t>
      </w:r>
    </w:p>
    <w:p w14:paraId="6D3F977B" w14:textId="77777777" w:rsidR="00686A23" w:rsidRDefault="00686A23"/>
    <w:p w14:paraId="3BA33DE6" w14:textId="77777777" w:rsidR="00686A23" w:rsidRDefault="00686A23">
      <w:r>
        <w:t xml:space="preserve"> </w:t>
      </w:r>
      <w:r>
        <w:tab/>
        <w:t xml:space="preserve">Bill O’Neil of </w:t>
      </w:r>
      <w:proofErr w:type="spellStart"/>
      <w:r>
        <w:rPr>
          <w:u w:val="single"/>
        </w:rPr>
        <w:t>Investors</w:t>
      </w:r>
      <w:proofErr w:type="spellEnd"/>
      <w:r>
        <w:rPr>
          <w:u w:val="single"/>
        </w:rPr>
        <w:t xml:space="preserve"> Business Daily</w:t>
      </w:r>
      <w:r>
        <w:t xml:space="preserve"> on the other hand would argue that if you are buying a growth stock cheap, there is probably something wrong with it. He is a strong advocate of buying relative strength.  “Shares of a company with great fundamentals should be rising compared to all the others.  Your best tool to gauge </w:t>
      </w:r>
      <w:proofErr w:type="gramStart"/>
      <w:r>
        <w:t>a stocks</w:t>
      </w:r>
      <w:proofErr w:type="gramEnd"/>
      <w:r>
        <w:t>’ strength is not price.  After all, in a bull market even bad stocks can push ahead.  Focus instead on the stocks Relative Price Strength Rating”, something IBD publishes. O’</w:t>
      </w:r>
      <w:r w:rsidR="005E2CFA">
        <w:t>N</w:t>
      </w:r>
      <w:r>
        <w:t xml:space="preserve">eil popularized a style of investing in stocks with rapidly increasing earnings accompanied </w:t>
      </w:r>
      <w:proofErr w:type="gramStart"/>
      <w:r>
        <w:t>with</w:t>
      </w:r>
      <w:proofErr w:type="gramEnd"/>
      <w:r>
        <w:t xml:space="preserve"> rising stock </w:t>
      </w:r>
      <w:proofErr w:type="gramStart"/>
      <w:r>
        <w:t>price</w:t>
      </w:r>
      <w:proofErr w:type="gramEnd"/>
      <w:r>
        <w:t xml:space="preserve">. O'Neil seeks </w:t>
      </w:r>
      <w:proofErr w:type="gramStart"/>
      <w:r>
        <w:t>out growth</w:t>
      </w:r>
      <w:proofErr w:type="gramEnd"/>
      <w:r>
        <w:t xml:space="preserve"> stocks with upward price potential. He devised an acronym C-A-N-S-L-I-M to sum up his investment strategy. </w:t>
      </w:r>
    </w:p>
    <w:p w14:paraId="008A6FE8" w14:textId="77777777" w:rsidR="00686A23" w:rsidRDefault="00686A23"/>
    <w:p w14:paraId="59F3D878" w14:textId="77777777" w:rsidR="00686A23" w:rsidRDefault="00686A23">
      <w:r>
        <w:t>C=Current earnings</w:t>
      </w:r>
      <w:r>
        <w:cr/>
        <w:t xml:space="preserve">A=Annual earnings </w:t>
      </w:r>
      <w:r>
        <w:cr/>
        <w:t xml:space="preserve">N=New products and management </w:t>
      </w:r>
      <w:r>
        <w:cr/>
        <w:t xml:space="preserve">S=Supply and demand </w:t>
      </w:r>
      <w:r>
        <w:cr/>
        <w:t xml:space="preserve">L=Leaders </w:t>
      </w:r>
      <w:r>
        <w:cr/>
        <w:t xml:space="preserve">I=Institutional sponsorship </w:t>
      </w:r>
      <w:r>
        <w:cr/>
        <w:t xml:space="preserve">M=Market direction. </w:t>
      </w:r>
    </w:p>
    <w:p w14:paraId="7AC44E7B" w14:textId="77777777" w:rsidR="00686A23" w:rsidRDefault="00686A23">
      <w:r>
        <w:tab/>
      </w:r>
    </w:p>
    <w:p w14:paraId="5803B6A6" w14:textId="77777777" w:rsidR="00686A23" w:rsidRDefault="00686A23">
      <w:r>
        <w:tab/>
        <w:t xml:space="preserve">There is a lot to be said for the logic here as the great stocks or the ten baggers as Peter Lynch popularized, makes lots of new highs.  In this style traders buy </w:t>
      </w:r>
      <w:proofErr w:type="gramStart"/>
      <w:r>
        <w:t>or</w:t>
      </w:r>
      <w:proofErr w:type="gramEnd"/>
      <w:r>
        <w:t xml:space="preserve"> stocks because </w:t>
      </w:r>
      <w:proofErr w:type="gramStart"/>
      <w:r>
        <w:t>there</w:t>
      </w:r>
      <w:proofErr w:type="gramEnd"/>
      <w:r>
        <w:t xml:space="preserve"> are going up and regardless of their fundamentals. Strict adherence to a stock’s relative price is often associated with momentum investing.</w:t>
      </w:r>
    </w:p>
    <w:p w14:paraId="2182E2C9" w14:textId="77777777" w:rsidR="00686A23" w:rsidRDefault="00686A23"/>
    <w:p w14:paraId="354302C0" w14:textId="77777777" w:rsidR="00686A23" w:rsidRDefault="00686A23">
      <w:pPr>
        <w:pStyle w:val="Normal1"/>
        <w:ind w:left="540"/>
      </w:pPr>
      <w:r>
        <w:rPr>
          <w:b/>
        </w:rPr>
        <w:t>Pros</w:t>
      </w:r>
      <w:proofErr w:type="gramStart"/>
      <w:r>
        <w:rPr>
          <w:b/>
        </w:rPr>
        <w:t>:</w:t>
      </w:r>
      <w:r>
        <w:t xml:space="preserve">  A</w:t>
      </w:r>
      <w:proofErr w:type="gramEnd"/>
      <w:r>
        <w:t xml:space="preserve"> single investment in a big winner can make you rich.  Timing your investment in a growth stock is not critically important if you can buy it early enough in the growth phase as invariably a poorly timed purchase can be salvaged by meteoric growth for a sustained </w:t>
      </w:r>
      <w:proofErr w:type="gramStart"/>
      <w:r>
        <w:t>period of time</w:t>
      </w:r>
      <w:proofErr w:type="gramEnd"/>
      <w:r>
        <w:t xml:space="preserve">.  They are fun to own as they consistently beat earnings estimates and their stock prices are generally on a </w:t>
      </w:r>
      <w:proofErr w:type="gramStart"/>
      <w:r>
        <w:t>staircase like</w:t>
      </w:r>
      <w:proofErr w:type="gramEnd"/>
      <w:r>
        <w:t xml:space="preserve"> uptrend.  Everyone likes good </w:t>
      </w:r>
      <w:proofErr w:type="gramStart"/>
      <w:r>
        <w:t>news</w:t>
      </w:r>
      <w:proofErr w:type="gramEnd"/>
      <w:r>
        <w:t xml:space="preserve"> and these companies deliver plenty of it.  The challenge often is when you sell?  When is the good news all priced in?</w:t>
      </w:r>
    </w:p>
    <w:p w14:paraId="66CD4F66" w14:textId="77777777" w:rsidR="00686A23" w:rsidRDefault="00686A23">
      <w:pPr>
        <w:pStyle w:val="Normal1"/>
        <w:ind w:left="540"/>
      </w:pPr>
      <w:r>
        <w:rPr>
          <w:b/>
        </w:rPr>
        <w:t>Cons:</w:t>
      </w:r>
      <w:r>
        <w:t xml:space="preserve"> There are never dividends paid by these companies in their early fast growth stages.  You generally are going to pay a high multiple of earnings and feel like you are overpaying.  They are rarely cheap. Everyone likes a winner but that doesn’t always </w:t>
      </w:r>
      <w:r>
        <w:lastRenderedPageBreak/>
        <w:t xml:space="preserve">equate to making money.  You’ll be a lot happier owning stocks that make </w:t>
      </w:r>
      <w:r>
        <w:rPr>
          <w:i/>
        </w:rPr>
        <w:t xml:space="preserve">you </w:t>
      </w:r>
      <w:r>
        <w:t>a winner.  You must not confuse a great company with a great stock.  When the growth prospects diminish earlier than anticipated these stocks take a brutal hit. The graveyards of the growth in</w:t>
      </w:r>
      <w:r w:rsidR="005E2CFA">
        <w:t>vestors are crowded with former</w:t>
      </w:r>
      <w:r>
        <w:t xml:space="preserve">.  As Warren Buffett said, “You pay a pretty price for a cheery consensus.” </w:t>
      </w:r>
    </w:p>
    <w:p w14:paraId="6D6BD91D" w14:textId="77777777" w:rsidR="00686A23" w:rsidRDefault="00686A23">
      <w:pPr>
        <w:jc w:val="center"/>
      </w:pPr>
    </w:p>
    <w:p w14:paraId="5D751E4D" w14:textId="77777777" w:rsidR="00686A23" w:rsidRDefault="00686A23"/>
    <w:p w14:paraId="7118580C" w14:textId="77777777" w:rsidR="005E2CFA" w:rsidRDefault="005E2CFA"/>
    <w:p w14:paraId="4DF6A9A9" w14:textId="77777777" w:rsidR="00686A23" w:rsidRDefault="00686A23" w:rsidP="004060DE">
      <w:pPr>
        <w:pStyle w:val="Heading2"/>
        <w:rPr>
          <w:rStyle w:val="Heading3Char"/>
          <w:rFonts w:ascii="Times New Roman" w:hAnsi="Times New Roman"/>
        </w:rPr>
      </w:pPr>
      <w:r>
        <w:tab/>
      </w:r>
      <w:bookmarkStart w:id="30" w:name="_Toc196105742"/>
      <w:r>
        <w:rPr>
          <w:rStyle w:val="Heading3Char"/>
          <w:rFonts w:ascii="Times New Roman" w:hAnsi="Times New Roman"/>
        </w:rPr>
        <w:t>Value Stocks</w:t>
      </w:r>
      <w:bookmarkEnd w:id="30"/>
    </w:p>
    <w:p w14:paraId="0AD7A86A" w14:textId="77777777" w:rsidR="00802737" w:rsidRPr="004060DE" w:rsidRDefault="00802737" w:rsidP="004060DE"/>
    <w:p w14:paraId="0E64B331" w14:textId="77777777" w:rsidR="006A7CA3" w:rsidRDefault="006A7CA3" w:rsidP="006A7CA3">
      <w:pPr>
        <w:pStyle w:val="Normal1"/>
      </w:pPr>
      <w:r>
        <w:tab/>
        <w:t xml:space="preserve">On the other end of the spectrum almost diametrically opposed to growth stocks is category known as value investing.  Value investors believe they are buying something below its intrinsic value. This kind of </w:t>
      </w:r>
      <w:proofErr w:type="gramStart"/>
      <w:r>
        <w:t>investing</w:t>
      </w:r>
      <w:proofErr w:type="gramEnd"/>
      <w:r>
        <w:t xml:space="preserve"> can provide a level of safety from the perils of paying too much for </w:t>
      </w:r>
      <w:proofErr w:type="gramStart"/>
      <w:r>
        <w:t>a stock</w:t>
      </w:r>
      <w:proofErr w:type="gramEnd"/>
      <w:r>
        <w:t xml:space="preserve">. Buying at a significant discount can produce far greater and quicker returns than the best growth stock.  Investment value investors don't often fall victim to manias and fads. One of the cons of this kind of </w:t>
      </w:r>
      <w:proofErr w:type="gramStart"/>
      <w:r>
        <w:t>investing</w:t>
      </w:r>
      <w:proofErr w:type="gramEnd"/>
      <w:r>
        <w:t xml:space="preserve"> is something known as the value trap.  Value stocks can often be fundamentally troubled companies. Years of under investing in the business can make the company appear more attractive than it really is. One of the problems of this style of investing </w:t>
      </w:r>
      <w:proofErr w:type="gramStart"/>
      <w:r>
        <w:t>is</w:t>
      </w:r>
      <w:proofErr w:type="gramEnd"/>
      <w:r>
        <w:t xml:space="preserve"> what you perceive to be good value is </w:t>
      </w:r>
      <w:proofErr w:type="gramStart"/>
      <w:r>
        <w:t>actually a</w:t>
      </w:r>
      <w:proofErr w:type="gramEnd"/>
      <w:r>
        <w:t xml:space="preserve"> troubled company. Whereas if you're patient but pay too much for a growth company, these companies can often earn their way out of your unfortunate market timing.   This is not true in value investing. You tend to buy at a discount in value investing and if the company continues to have problems you find yourself </w:t>
      </w:r>
      <w:proofErr w:type="gramStart"/>
      <w:r>
        <w:t>more or less stuck</w:t>
      </w:r>
      <w:proofErr w:type="gramEnd"/>
      <w:r>
        <w:t xml:space="preserve"> in </w:t>
      </w:r>
      <w:proofErr w:type="gramStart"/>
      <w:r>
        <w:t>the stock</w:t>
      </w:r>
      <w:proofErr w:type="gramEnd"/>
      <w:r>
        <w:t xml:space="preserve"> and you may never get your money out. Bad mistakes in value investing can also be costly as value investors are more likely to continue to purchase stock on the way down as the discount to intrinsic value grows.  The capital loss can be greatly compounded by adding to your position rather than cutting your losses.   Volatility of these value investments are perceived to be more moderate than growth stocks </w:t>
      </w:r>
    </w:p>
    <w:p w14:paraId="483B199F" w14:textId="77777777" w:rsidR="00686A23" w:rsidRDefault="006A7CA3">
      <w:r>
        <w:tab/>
      </w:r>
      <w:r w:rsidR="00686A23">
        <w:t xml:space="preserve">In the 1930s, Benjamin Graham and David Dodd, finance professors at Columbia University, laid out what many consider the bible for value </w:t>
      </w:r>
      <w:hyperlink r:id="rId25" w:history="1">
        <w:r w:rsidR="00686A23">
          <w:t>investing</w:t>
        </w:r>
      </w:hyperlink>
      <w:r w:rsidR="00686A23">
        <w:t xml:space="preserve">.  The best-known disciple of this approach is Warren Buffett although as I mentioned earlier Buffet really defies categorization.   He would undoubtedly </w:t>
      </w:r>
      <w:proofErr w:type="gramStart"/>
      <w:r w:rsidR="00686A23">
        <w:t>argue</w:t>
      </w:r>
      <w:proofErr w:type="gramEnd"/>
      <w:r w:rsidR="00686A23">
        <w:t xml:space="preserve"> the </w:t>
      </w:r>
      <w:r w:rsidR="00686A23">
        <w:rPr>
          <w:i/>
        </w:rPr>
        <w:t>only</w:t>
      </w:r>
      <w:r w:rsidR="00686A23">
        <w:t xml:space="preserve"> kind of investing is value investing.  Buffett called the </w:t>
      </w:r>
      <w:r w:rsidR="00686A23">
        <w:rPr>
          <w:u w:val="single"/>
        </w:rPr>
        <w:t>Intelligent Investor</w:t>
      </w:r>
      <w:r w:rsidR="00686A23">
        <w:t xml:space="preserve">, Graham’s seminal work, “By far the best book on investing ever written.”  </w:t>
      </w:r>
    </w:p>
    <w:p w14:paraId="1E52B2CB" w14:textId="77777777" w:rsidR="00686A23" w:rsidRDefault="00686A23">
      <w:r>
        <w:tab/>
        <w:t xml:space="preserve">In a simplistic sense, the value investor looks to buy a $1 worth of earnings at something considerably less.  Graham called this discount to intrinsic worth the margin of safety. Warren Buffett calls them "the three most important words in all of investing."  For </w:t>
      </w:r>
      <w:r>
        <w:lastRenderedPageBreak/>
        <w:t>Buffet, this margin of safety is at least 40%.  The value investor seeks companies that seem to be incorrectly valued (</w:t>
      </w:r>
      <w:hyperlink r:id="rId26" w:history="1">
        <w:r>
          <w:t>undervalued</w:t>
        </w:r>
      </w:hyperlink>
      <w:r>
        <w:t xml:space="preserve">) by the market and therefore have the potential to increase in share price when the market eventually corrects its error in </w:t>
      </w:r>
      <w:hyperlink r:id="rId27" w:history="1">
        <w:r>
          <w:t>valuation</w:t>
        </w:r>
      </w:hyperlink>
      <w:r>
        <w:t xml:space="preserve">.   </w:t>
      </w:r>
    </w:p>
    <w:p w14:paraId="65A1DAE7" w14:textId="77777777" w:rsidR="00686A23" w:rsidRDefault="00686A23">
      <w:r>
        <w:tab/>
        <w:t xml:space="preserve">This begets the real dilemma and the single most important question an investor will ever encounter.  How do you know how much something is worth?  Do you value a company by its discounted cash flow, </w:t>
      </w:r>
      <w:proofErr w:type="gramStart"/>
      <w:r>
        <w:t>it’s</w:t>
      </w:r>
      <w:proofErr w:type="gramEnd"/>
      <w:r>
        <w:t xml:space="preserve"> price to earnings ratio, </w:t>
      </w:r>
      <w:proofErr w:type="gramStart"/>
      <w:r>
        <w:t>it’s</w:t>
      </w:r>
      <w:proofErr w:type="gramEnd"/>
      <w:r>
        <w:t xml:space="preserve"> book value, or finally what someone would be willing to pay for it?  If the answer </w:t>
      </w:r>
      <w:r w:rsidR="005E2CFA">
        <w:t>were</w:t>
      </w:r>
      <w:r>
        <w:t xml:space="preserve"> straightforward there would be little price fluctuation in the market.  There would also not be much opportunity for the value investor, as people would generally agree on what something was worth.  You might argue that is exactly the case.   The quoted price of a stock at any time reflects generally what people agree a company’s shares are worth.</w:t>
      </w:r>
      <w:r>
        <w:rPr>
          <w:rStyle w:val="FootnoteReference1"/>
        </w:rPr>
        <w:footnoteReference w:id="9"/>
      </w:r>
      <w:r>
        <w:t xml:space="preserve">   The value investor doesn’t believe that.  Graham created “Mr. Market” as a personification of this collective inherent mispricing as seen in the day-to-day price fluctuation of stocks.  It’s not always the case but sometimes ‘Mr. Market’ makes mistakes or gets too emotional and bargains are there for the picking.</w:t>
      </w:r>
    </w:p>
    <w:p w14:paraId="0D57C2DD" w14:textId="77777777" w:rsidR="00686A23" w:rsidRDefault="00686A23"/>
    <w:p w14:paraId="7ADB3DD2" w14:textId="77777777" w:rsidR="00686A23" w:rsidRDefault="00686A23">
      <w:pPr>
        <w:pStyle w:val="Normal1"/>
        <w:ind w:left="540"/>
      </w:pPr>
      <w:r>
        <w:rPr>
          <w:b/>
          <w:sz w:val="26"/>
        </w:rPr>
        <w:t>P</w:t>
      </w:r>
      <w:r>
        <w:rPr>
          <w:b/>
        </w:rPr>
        <w:t>ros</w:t>
      </w:r>
      <w:proofErr w:type="gramStart"/>
      <w:r>
        <w:rPr>
          <w:b/>
        </w:rPr>
        <w:t>:</w:t>
      </w:r>
      <w:r>
        <w:t xml:space="preserve">  Buying</w:t>
      </w:r>
      <w:proofErr w:type="gramEnd"/>
      <w:r>
        <w:t xml:space="preserve"> something at a perceived discount can provide a level of safety from the perils of paying too much for </w:t>
      </w:r>
      <w:proofErr w:type="gramStart"/>
      <w:r>
        <w:t>a stock</w:t>
      </w:r>
      <w:proofErr w:type="gramEnd"/>
      <w:r>
        <w:t xml:space="preserve">.  </w:t>
      </w:r>
      <w:proofErr w:type="gramStart"/>
      <w:r>
        <w:t>Often times</w:t>
      </w:r>
      <w:proofErr w:type="gramEnd"/>
      <w:r>
        <w:t xml:space="preserve"> a patient investor can wait out the mispricing and recoup or even profit from his investment.  The person who paid too much may never be able to get </w:t>
      </w:r>
      <w:proofErr w:type="gramStart"/>
      <w:r>
        <w:t>all of</w:t>
      </w:r>
      <w:proofErr w:type="gramEnd"/>
      <w:r>
        <w:t xml:space="preserve"> his capital back.  There is a common misconception that a good company is a good stock.  </w:t>
      </w:r>
      <w:proofErr w:type="gramStart"/>
      <w:r>
        <w:t>In reality buying</w:t>
      </w:r>
      <w:proofErr w:type="gramEnd"/>
      <w:r>
        <w:t xml:space="preserve"> at significant discount can produce far greater and quicker returns than the best growth stock investments.  Value investors don’t often fall victim to manias and fads.</w:t>
      </w:r>
    </w:p>
    <w:p w14:paraId="47DFA191" w14:textId="77777777" w:rsidR="00686A23" w:rsidRDefault="00686A23">
      <w:pPr>
        <w:pStyle w:val="Normal1"/>
        <w:ind w:left="540"/>
      </w:pPr>
      <w:r>
        <w:rPr>
          <w:b/>
        </w:rPr>
        <w:t>Cons</w:t>
      </w:r>
      <w:proofErr w:type="gramStart"/>
      <w:r>
        <w:rPr>
          <w:b/>
        </w:rPr>
        <w:t xml:space="preserve">:  </w:t>
      </w:r>
      <w:r>
        <w:t>Value</w:t>
      </w:r>
      <w:proofErr w:type="gramEnd"/>
      <w:r>
        <w:t xml:space="preserve"> stocks can often be fundamentally troubled companies.  Years </w:t>
      </w:r>
      <w:proofErr w:type="gramStart"/>
      <w:r>
        <w:t>of under</w:t>
      </w:r>
      <w:proofErr w:type="gramEnd"/>
      <w:r>
        <w:t xml:space="preserve"> investing in the business can make a company appear more attractive than it really is.  To stay viable as a business, the company may need to spend more on capital investments thereby diminishing the expected cash flow.  It’s difficult to accurately value a stock or company for many </w:t>
      </w:r>
      <w:proofErr w:type="gramStart"/>
      <w:r>
        <w:t>reasons</w:t>
      </w:r>
      <w:proofErr w:type="gramEnd"/>
      <w:r>
        <w:t xml:space="preserve"> not the least of which is accurately projecting the sustainability of future cash flow.  Companies with poor business prospects can trade for less than their intrinsic value for a long time as the news flow is poor and investors are unlikely to bid up the price.  An investor may have to wait until someone buys out the company to see price appreciation.  Mistakes in value investing can also be costly as the value investor is more likely to continue to buy on the way down as the discount to intrinsic value grows.    Capital loss can be greatly compounded by adding to your position rather than cutting your losses.</w:t>
      </w:r>
    </w:p>
    <w:p w14:paraId="69461050" w14:textId="77777777" w:rsidR="00465D18" w:rsidRDefault="00465D18">
      <w:pPr>
        <w:pStyle w:val="Normal1"/>
        <w:ind w:left="540"/>
      </w:pPr>
    </w:p>
    <w:p w14:paraId="3FECC8B2" w14:textId="77777777" w:rsidR="00465D18" w:rsidRDefault="00465D18">
      <w:pPr>
        <w:pStyle w:val="Normal1"/>
        <w:ind w:left="540"/>
      </w:pPr>
    </w:p>
    <w:p w14:paraId="79DC2343" w14:textId="77777777" w:rsidR="00465D18" w:rsidRDefault="00465D18">
      <w:pPr>
        <w:pStyle w:val="Normal1"/>
        <w:ind w:left="540"/>
      </w:pPr>
    </w:p>
    <w:p w14:paraId="0D41AFF0" w14:textId="77777777" w:rsidR="00465D18" w:rsidRDefault="00465D18" w:rsidP="00465D18">
      <w:pPr>
        <w:pStyle w:val="Normal1"/>
      </w:pPr>
      <w:r>
        <w:t xml:space="preserve">These two charts contrast growth stock investing versus value stock investing. The first is a </w:t>
      </w:r>
      <w:r w:rsidR="0075541C">
        <w:t>26-year</w:t>
      </w:r>
      <w:r>
        <w:t xml:space="preserve"> chart of Microsoft shortly after it went public.  It rose an astounding </w:t>
      </w:r>
      <w:r w:rsidR="005E2CFA">
        <w:t>40</w:t>
      </w:r>
      <w:r>
        <w:t xml:space="preserve">,000%. Ironically HealthSouth, an outpatient surgery and rehab hospital </w:t>
      </w:r>
      <w:proofErr w:type="gramStart"/>
      <w:r>
        <w:t>company</w:t>
      </w:r>
      <w:proofErr w:type="gramEnd"/>
      <w:r>
        <w:t xml:space="preserve"> appreciated the same amount in just 7 months in 2003 after the stock plummeted to </w:t>
      </w:r>
      <w:r w:rsidR="005E2CFA">
        <w:t xml:space="preserve">seven cents </w:t>
      </w:r>
      <w:r>
        <w:t xml:space="preserve">per share when the CEO was charged with cooking the books. The HealthSouth CEO went through 5 different CFOs before he himself wound up in jail but not for cooking the books but rather for political campaign fraud. </w:t>
      </w:r>
      <w:proofErr w:type="gramStart"/>
      <w:r>
        <w:t>Apparently</w:t>
      </w:r>
      <w:proofErr w:type="gramEnd"/>
      <w:r>
        <w:t xml:space="preserve"> his backup plan for buying the Alabama governor backfired. Yet there was still </w:t>
      </w:r>
      <w:proofErr w:type="gramStart"/>
      <w:r>
        <w:t>a real</w:t>
      </w:r>
      <w:proofErr w:type="gramEnd"/>
      <w:r>
        <w:t xml:space="preserve"> business in HealthSouth; </w:t>
      </w:r>
      <w:r w:rsidR="0075541C">
        <w:t xml:space="preserve">the </w:t>
      </w:r>
      <w:proofErr w:type="gramStart"/>
      <w:r w:rsidR="0075541C">
        <w:t>general public</w:t>
      </w:r>
      <w:proofErr w:type="gramEnd"/>
      <w:r w:rsidR="0075541C">
        <w:t xml:space="preserve"> just didn’t understand</w:t>
      </w:r>
      <w:r>
        <w:t>. When shareholders realized this, its stock underwent an amazing rally</w:t>
      </w:r>
      <w:r w:rsidR="0075541C">
        <w:t>,</w:t>
      </w:r>
      <w:r>
        <w:t xml:space="preserve"> rocketing from $.0</w:t>
      </w:r>
      <w:r w:rsidR="0075541C">
        <w:t>7</w:t>
      </w:r>
      <w:r>
        <w:t xml:space="preserve"> to about $</w:t>
      </w:r>
      <w:r w:rsidR="005E2CFA">
        <w:t>28</w:t>
      </w:r>
      <w:r>
        <w:t xml:space="preserve"> per share. HealthSouth took just seven months </w:t>
      </w:r>
      <w:r w:rsidR="0075541C">
        <w:t xml:space="preserve">to accomplish </w:t>
      </w:r>
      <w:r>
        <w:t xml:space="preserve">what it took Microsoft 12 years to do. </w:t>
      </w:r>
    </w:p>
    <w:p w14:paraId="2C074190" w14:textId="77777777" w:rsidR="00686A23" w:rsidRDefault="00686A23">
      <w:pPr>
        <w:rPr>
          <w:b/>
        </w:rPr>
      </w:pPr>
    </w:p>
    <w:p w14:paraId="2D6AEDB5" w14:textId="77777777" w:rsidR="00686A23" w:rsidRDefault="00686A23">
      <w:pPr>
        <w:widowControl w:val="0"/>
        <w:spacing w:line="240" w:lineRule="auto"/>
        <w:rPr>
          <w:b/>
        </w:rPr>
      </w:pPr>
      <w:r>
        <w:rPr>
          <w:b/>
        </w:rPr>
        <w:tab/>
      </w:r>
    </w:p>
    <w:p w14:paraId="7A2DFBA9" w14:textId="77777777" w:rsidR="00686A23" w:rsidRDefault="00A61BB8">
      <w:pPr>
        <w:widowControl w:val="0"/>
        <w:spacing w:line="240" w:lineRule="auto"/>
        <w:jc w:val="center"/>
        <w:rPr>
          <w:b/>
        </w:rPr>
      </w:pPr>
      <w:r>
        <w:rPr>
          <w:b/>
          <w:noProof/>
        </w:rPr>
        <w:drawing>
          <wp:inline distT="0" distB="0" distL="0" distR="0" wp14:anchorId="34B3CAE9" wp14:editId="707C1C97">
            <wp:extent cx="5715000" cy="2921955"/>
            <wp:effectExtent l="0" t="0" r="0" b="0"/>
            <wp:docPr id="5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15000" cy="2921955"/>
                    </a:xfrm>
                    <a:prstGeom prst="rect">
                      <a:avLst/>
                    </a:prstGeom>
                    <a:noFill/>
                    <a:ln>
                      <a:noFill/>
                    </a:ln>
                  </pic:spPr>
                </pic:pic>
              </a:graphicData>
            </a:graphic>
          </wp:inline>
        </w:drawing>
      </w:r>
    </w:p>
    <w:p w14:paraId="511C8A77" w14:textId="77777777" w:rsidR="00DA56E2" w:rsidRDefault="00DA56E2">
      <w:pPr>
        <w:widowControl w:val="0"/>
        <w:spacing w:line="240" w:lineRule="auto"/>
        <w:jc w:val="center"/>
        <w:rPr>
          <w:b/>
        </w:rPr>
      </w:pPr>
    </w:p>
    <w:p w14:paraId="4EF8CBAD" w14:textId="77777777" w:rsidR="00005736" w:rsidRDefault="00005736" w:rsidP="00005736">
      <w:pPr>
        <w:pStyle w:val="Normal1"/>
        <w:jc w:val="center"/>
        <w:rPr>
          <w:i/>
        </w:rPr>
      </w:pPr>
    </w:p>
    <w:p w14:paraId="39AA7A86" w14:textId="77777777" w:rsidR="00005736" w:rsidRDefault="00843C68" w:rsidP="00005736">
      <w:pPr>
        <w:pStyle w:val="Normal1"/>
        <w:jc w:val="center"/>
        <w:rPr>
          <w:i/>
        </w:rPr>
      </w:pPr>
      <w:r>
        <w:rPr>
          <w:i/>
          <w:noProof/>
        </w:rPr>
        <w:lastRenderedPageBreak/>
        <w:drawing>
          <wp:inline distT="0" distB="0" distL="0" distR="0" wp14:anchorId="6461C5CA" wp14:editId="15EDB6D2">
            <wp:extent cx="5715000" cy="2929117"/>
            <wp:effectExtent l="0" t="0" r="0" b="0"/>
            <wp:docPr id="6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15000" cy="2929117"/>
                    </a:xfrm>
                    <a:prstGeom prst="rect">
                      <a:avLst/>
                    </a:prstGeom>
                    <a:noFill/>
                    <a:ln>
                      <a:noFill/>
                    </a:ln>
                  </pic:spPr>
                </pic:pic>
              </a:graphicData>
            </a:graphic>
          </wp:inline>
        </w:drawing>
      </w:r>
    </w:p>
    <w:p w14:paraId="5C2B35E1" w14:textId="77777777" w:rsidR="00A61BB8" w:rsidRDefault="00A61BB8" w:rsidP="00005736">
      <w:pPr>
        <w:pStyle w:val="Normal1"/>
        <w:jc w:val="center"/>
        <w:rPr>
          <w:i/>
        </w:rPr>
      </w:pPr>
    </w:p>
    <w:p w14:paraId="00BED25B" w14:textId="77777777" w:rsidR="00AB6AA6" w:rsidRDefault="00AB6AA6" w:rsidP="00AB6AA6">
      <w:pPr>
        <w:pStyle w:val="Normal1"/>
        <w:jc w:val="center"/>
        <w:rPr>
          <w:i/>
        </w:rPr>
      </w:pPr>
      <w:r>
        <w:rPr>
          <w:i/>
        </w:rPr>
        <w:t xml:space="preserve">Value or Growth? It took Microsoft </w:t>
      </w:r>
      <w:r w:rsidR="0029751C">
        <w:rPr>
          <w:i/>
        </w:rPr>
        <w:t>fourteen</w:t>
      </w:r>
      <w:r>
        <w:rPr>
          <w:i/>
        </w:rPr>
        <w:t xml:space="preserve"> years to go up </w:t>
      </w:r>
      <w:r w:rsidR="001E0D58">
        <w:rPr>
          <w:i/>
        </w:rPr>
        <w:t>40</w:t>
      </w:r>
      <w:r>
        <w:rPr>
          <w:i/>
        </w:rPr>
        <w:t xml:space="preserve">,000%, which HealthSouth </w:t>
      </w:r>
      <w:r w:rsidR="00D82417">
        <w:rPr>
          <w:i/>
        </w:rPr>
        <w:t>accomplished</w:t>
      </w:r>
      <w:r>
        <w:rPr>
          <w:i/>
        </w:rPr>
        <w:t xml:space="preserve"> in</w:t>
      </w:r>
      <w:r w:rsidR="00173594">
        <w:rPr>
          <w:i/>
        </w:rPr>
        <w:t xml:space="preserve"> just seven months.</w:t>
      </w:r>
    </w:p>
    <w:p w14:paraId="3398A9D4" w14:textId="77777777" w:rsidR="00005736" w:rsidRDefault="00005736" w:rsidP="00005736">
      <w:pPr>
        <w:pStyle w:val="Normal1"/>
        <w:jc w:val="center"/>
        <w:rPr>
          <w:rStyle w:val="Heading3Char"/>
          <w:rFonts w:ascii="Times New Roman" w:hAnsi="Times New Roman"/>
          <w:sz w:val="24"/>
        </w:rPr>
      </w:pPr>
    </w:p>
    <w:p w14:paraId="02B7E969" w14:textId="77777777" w:rsidR="00005736" w:rsidRPr="00005736" w:rsidRDefault="00005736" w:rsidP="00005736">
      <w:pPr>
        <w:pStyle w:val="Normal1"/>
        <w:jc w:val="center"/>
        <w:rPr>
          <w:rStyle w:val="Heading3Char"/>
          <w:rFonts w:ascii="Times New Roman" w:hAnsi="Times New Roman"/>
          <w:sz w:val="24"/>
        </w:rPr>
      </w:pPr>
    </w:p>
    <w:p w14:paraId="64821362" w14:textId="77777777" w:rsidR="00686A23" w:rsidRDefault="00686A23" w:rsidP="00005736">
      <w:pPr>
        <w:pStyle w:val="Heading2"/>
        <w:rPr>
          <w:rStyle w:val="Heading3Char"/>
          <w:rFonts w:ascii="Times New Roman" w:hAnsi="Times New Roman"/>
        </w:rPr>
      </w:pPr>
      <w:bookmarkStart w:id="31" w:name="_Toc196105743"/>
      <w:r>
        <w:rPr>
          <w:rStyle w:val="Heading3Char"/>
          <w:rFonts w:ascii="Times New Roman" w:hAnsi="Times New Roman"/>
        </w:rPr>
        <w:t xml:space="preserve">Income </w:t>
      </w:r>
      <w:hyperlink r:id="rId30" w:history="1">
        <w:r>
          <w:rPr>
            <w:rStyle w:val="Heading3Char"/>
            <w:rFonts w:ascii="Times New Roman" w:hAnsi="Times New Roman"/>
          </w:rPr>
          <w:t>Investing</w:t>
        </w:r>
      </w:hyperlink>
      <w:r w:rsidR="00465D18">
        <w:rPr>
          <w:rStyle w:val="Heading3Char"/>
          <w:rFonts w:ascii="Times New Roman" w:hAnsi="Times New Roman"/>
        </w:rPr>
        <w:t>: The Zero Interest Challenge</w:t>
      </w:r>
      <w:bookmarkEnd w:id="31"/>
    </w:p>
    <w:p w14:paraId="6D2E7B91" w14:textId="77777777" w:rsidR="00686A23" w:rsidRDefault="00686A23">
      <w:pPr>
        <w:widowControl w:val="0"/>
        <w:spacing w:line="240" w:lineRule="auto"/>
        <w:jc w:val="center"/>
        <w:rPr>
          <w:rStyle w:val="Heading3Char"/>
          <w:rFonts w:ascii="Times New Roman" w:hAnsi="Times New Roman"/>
        </w:rPr>
      </w:pPr>
    </w:p>
    <w:p w14:paraId="2B47647C" w14:textId="77777777" w:rsidR="00686A23" w:rsidRPr="00E56B9A" w:rsidRDefault="00686A23">
      <w:pPr>
        <w:widowControl w:val="0"/>
        <w:spacing w:line="240" w:lineRule="auto"/>
        <w:jc w:val="center"/>
        <w:rPr>
          <w:rStyle w:val="Heading3Char"/>
          <w:rFonts w:ascii="Times New Roman" w:hAnsi="Times New Roman"/>
          <w:sz w:val="24"/>
        </w:rPr>
      </w:pPr>
    </w:p>
    <w:p w14:paraId="6CE6B7CB" w14:textId="77777777" w:rsidR="00686A23" w:rsidRPr="00E56B9A" w:rsidRDefault="00686A23">
      <w:pPr>
        <w:widowControl w:val="0"/>
        <w:spacing w:line="240" w:lineRule="auto"/>
      </w:pPr>
      <w:r w:rsidRPr="00E56B9A">
        <w:rPr>
          <w:rStyle w:val="Heading3Char"/>
          <w:rFonts w:ascii="Times New Roman" w:hAnsi="Times New Roman"/>
          <w:sz w:val="24"/>
        </w:rPr>
        <w:tab/>
      </w:r>
      <w:r w:rsidRPr="00E56B9A">
        <w:t>This style of investing aims to pick companies </w:t>
      </w:r>
      <w:r w:rsidR="00E56B9A" w:rsidRPr="00E56B9A">
        <w:t>who</w:t>
      </w:r>
      <w:r w:rsidRPr="00E56B9A">
        <w:t xml:space="preserve"> provide a steady stream of income from a variety of investment types. When investors think of steady income they commonly think of </w:t>
      </w:r>
      <w:hyperlink r:id="rId31" w:history="1">
        <w:r w:rsidRPr="00E56B9A">
          <w:t>fixed-income securities</w:t>
        </w:r>
      </w:hyperlink>
      <w:r w:rsidRPr="00E56B9A">
        <w:t xml:space="preserve"> such as </w:t>
      </w:r>
      <w:hyperlink r:id="rId32" w:history="1">
        <w:r w:rsidRPr="00E56B9A">
          <w:t>bonds</w:t>
        </w:r>
      </w:hyperlink>
      <w:r w:rsidRPr="00E56B9A">
        <w:t xml:space="preserve">. However, </w:t>
      </w:r>
      <w:hyperlink r:id="rId33" w:history="1">
        <w:r w:rsidRPr="00E56B9A">
          <w:t>stocks</w:t>
        </w:r>
      </w:hyperlink>
      <w:r w:rsidRPr="00E56B9A">
        <w:t xml:space="preserve"> can also provide a steady income by paying a solid </w:t>
      </w:r>
      <w:hyperlink r:id="rId34" w:history="1">
        <w:r w:rsidRPr="00E56B9A">
          <w:t>dividend</w:t>
        </w:r>
      </w:hyperlink>
      <w:r w:rsidRPr="00E56B9A">
        <w:t xml:space="preserve">.   There are various levels of security provided with debt instruments from senior secured collateral to hybrid securities like preferred stock.  As a rule of </w:t>
      </w:r>
      <w:proofErr w:type="gramStart"/>
      <w:r w:rsidRPr="00E56B9A">
        <w:t>thumb</w:t>
      </w:r>
      <w:proofErr w:type="gramEnd"/>
      <w:r w:rsidRPr="00E56B9A">
        <w:t xml:space="preserve"> the yield on an investment is directly </w:t>
      </w:r>
      <w:proofErr w:type="gramStart"/>
      <w:r w:rsidRPr="00E56B9A">
        <w:t>related</w:t>
      </w:r>
      <w:proofErr w:type="gramEnd"/>
      <w:r w:rsidRPr="00E56B9A">
        <w:t xml:space="preserve"> the </w:t>
      </w:r>
      <w:proofErr w:type="gramStart"/>
      <w:r w:rsidRPr="00E56B9A">
        <w:t>risk;</w:t>
      </w:r>
      <w:proofErr w:type="gramEnd"/>
      <w:r w:rsidRPr="00E56B9A">
        <w:t xml:space="preserve"> the higher the yield, the greater the risk.  Oddly enough, fixed income securities can be one of the highest risk categories.  The guarantee on the returns is often so low that it is impossible to be compensated for the risk no matter how slight it might be.  Seldom do I see attractive enough yields to </w:t>
      </w:r>
      <w:proofErr w:type="gramStart"/>
      <w:r w:rsidRPr="00E56B9A">
        <w:t>compensate</w:t>
      </w:r>
      <w:proofErr w:type="gramEnd"/>
      <w:r w:rsidRPr="00E56B9A">
        <w:t xml:space="preserve"> the inherent risks associated with many of the types of investments.  The fixed income investor that cites the adage that they are more interested in return </w:t>
      </w:r>
      <w:r w:rsidRPr="00E56B9A">
        <w:rPr>
          <w:i/>
        </w:rPr>
        <w:t xml:space="preserve">of </w:t>
      </w:r>
      <w:r w:rsidRPr="00E56B9A">
        <w:t xml:space="preserve">investment rather than return </w:t>
      </w:r>
      <w:r w:rsidRPr="00E56B9A">
        <w:rPr>
          <w:i/>
        </w:rPr>
        <w:t>on</w:t>
      </w:r>
      <w:r w:rsidRPr="00E56B9A">
        <w:t xml:space="preserve"> investment should confine himself to investing in treasury bills and notes, pre-refunded municipal bonds, and Certificates of Deposits guaranteed by the U.S. Treasury.  Every other fixed income investment I know of </w:t>
      </w:r>
      <w:proofErr w:type="gramStart"/>
      <w:r w:rsidRPr="00E56B9A">
        <w:t>with the exception of</w:t>
      </w:r>
      <w:proofErr w:type="gramEnd"/>
      <w:r w:rsidRPr="00E56B9A">
        <w:t xml:space="preserve"> high yield (junk) has varying levels and complexities of risk that rarely compensate for the potential loss of capital or investment opportunity. </w:t>
      </w:r>
    </w:p>
    <w:p w14:paraId="6A25E346" w14:textId="77777777" w:rsidR="00686A23" w:rsidRPr="00E56B9A" w:rsidRDefault="00686A23">
      <w:pPr>
        <w:widowControl w:val="0"/>
        <w:spacing w:line="240" w:lineRule="auto"/>
      </w:pPr>
      <w:r w:rsidRPr="00E56B9A">
        <w:tab/>
        <w:t xml:space="preserve">For </w:t>
      </w:r>
      <w:proofErr w:type="gramStart"/>
      <w:r w:rsidRPr="00E56B9A">
        <w:t>example</w:t>
      </w:r>
      <w:proofErr w:type="gramEnd"/>
      <w:r w:rsidRPr="00E56B9A">
        <w:t xml:space="preserve"> one of the most common mistakes investors in fixed income bonds make </w:t>
      </w:r>
      <w:r w:rsidRPr="00E56B9A">
        <w:lastRenderedPageBreak/>
        <w:t xml:space="preserve">is underestimating the interest rate risk.  Let’s take treasury bonds where there is no perceived risk of </w:t>
      </w:r>
      <w:r w:rsidRPr="00E56B9A">
        <w:rPr>
          <w:i/>
        </w:rPr>
        <w:t>return of capital</w:t>
      </w:r>
      <w:r w:rsidRPr="00E56B9A">
        <w:t xml:space="preserve">.  A </w:t>
      </w:r>
      <w:proofErr w:type="gramStart"/>
      <w:r w:rsidRPr="00E56B9A">
        <w:t>long term</w:t>
      </w:r>
      <w:proofErr w:type="gramEnd"/>
      <w:r w:rsidRPr="00E56B9A">
        <w:t xml:space="preserve"> Treasury bond, for example a thirty-year bond, is going to fluctuate wildly with interest rates.  The longer duration of the debt instrument, the greater the risk associated with rising interest rates.  For </w:t>
      </w:r>
      <w:proofErr w:type="gramStart"/>
      <w:r w:rsidRPr="00E56B9A">
        <w:t>example</w:t>
      </w:r>
      <w:proofErr w:type="gramEnd"/>
      <w:r w:rsidRPr="00E56B9A">
        <w:t xml:space="preserve"> if you bought a thirty-year Treasury bond bought at par ($100 equivalent to a $1000 face value bond) at 5% yield to maturity and after ten years, the interest rate on this security rises to 8% your bond is going to be worth about 28% less.  That’s a lot to lose on </w:t>
      </w:r>
      <w:proofErr w:type="gramStart"/>
      <w:r w:rsidRPr="00E56B9A">
        <w:t>a guaranteed</w:t>
      </w:r>
      <w:proofErr w:type="gramEnd"/>
      <w:r w:rsidRPr="00E56B9A">
        <w:t xml:space="preserve"> security. The reverse is also true.  If rates go down from the time you bought the security, it will rise in value.  This fluctuation is fine if you plan to hold the instrument to maturity, your buying power is not ravaged by inflation, and you don’t mind having your portfolio marked down twenty percent.  Spend a few moments examining the table below and you will see how just small variations in interest </w:t>
      </w:r>
      <w:proofErr w:type="gramStart"/>
      <w:r w:rsidRPr="00E56B9A">
        <w:t>rate</w:t>
      </w:r>
      <w:proofErr w:type="gramEnd"/>
      <w:r w:rsidRPr="00E56B9A">
        <w:t xml:space="preserve"> can have momentous impact on your fixed income investment.</w:t>
      </w:r>
    </w:p>
    <w:p w14:paraId="4A8CF070" w14:textId="77777777" w:rsidR="00465D18" w:rsidRPr="00E56B9A" w:rsidRDefault="00465D18" w:rsidP="00EA3425">
      <w:pPr>
        <w:pStyle w:val="Normal1"/>
        <w:ind w:firstLine="720"/>
        <w:rPr>
          <w:szCs w:val="24"/>
        </w:rPr>
      </w:pPr>
      <w:r w:rsidRPr="00E56B9A">
        <w:rPr>
          <w:szCs w:val="24"/>
        </w:rPr>
        <w:t xml:space="preserve">This style of investing encompasses a variety of products such as Government, corporate, convertible bonds, and municipal debt.  Even some investment vehicles such as utilities, MLP’s, and trusts act like fixed income products but are really equity.  A fixed income product usually has priority in claims in the liquidation of the issuer in the case of insolvency.  Senior debt is higher in the pecking order than junior debt and secured debt is senior to unsecured </w:t>
      </w:r>
    </w:p>
    <w:p w14:paraId="1BF0C3C5" w14:textId="77777777" w:rsidR="00465D18" w:rsidRDefault="00465D18" w:rsidP="00465D18">
      <w:pPr>
        <w:pStyle w:val="Normal1"/>
      </w:pPr>
    </w:p>
    <w:p w14:paraId="7E931030" w14:textId="77777777" w:rsidR="00465D18" w:rsidRDefault="00465D18" w:rsidP="00465D18">
      <w:pPr>
        <w:pStyle w:val="Normal1"/>
      </w:pPr>
      <w:r>
        <w:tab/>
        <w:t xml:space="preserve">Income investing in a near zero interest environment is particularly challenging.  In </w:t>
      </w:r>
      <w:proofErr w:type="gramStart"/>
      <w:r>
        <w:t>fact</w:t>
      </w:r>
      <w:proofErr w:type="gramEnd"/>
      <w:r>
        <w:t xml:space="preserve"> it might be downright dangerous to your financial health. Ultra-low interest rates require an enormous amount of capital to live on without dipping into your </w:t>
      </w:r>
      <w:proofErr w:type="gramStart"/>
      <w:r>
        <w:t>principal</w:t>
      </w:r>
      <w:proofErr w:type="gramEnd"/>
      <w:r>
        <w:t xml:space="preserve">.  </w:t>
      </w:r>
      <w:proofErr w:type="gramStart"/>
      <w:r>
        <w:t>It’s rarely is</w:t>
      </w:r>
      <w:proofErr w:type="gramEnd"/>
      <w:r>
        <w:t xml:space="preserve"> a good idea to reach for yield and in this </w:t>
      </w:r>
      <w:proofErr w:type="spellStart"/>
      <w:r>
        <w:t xml:space="preserve">ultra </w:t>
      </w:r>
      <w:proofErr w:type="gramStart"/>
      <w:r>
        <w:t>low</w:t>
      </w:r>
      <w:proofErr w:type="spellEnd"/>
      <w:r>
        <w:t xml:space="preserve"> rate</w:t>
      </w:r>
      <w:proofErr w:type="gramEnd"/>
      <w:r>
        <w:t xml:space="preserve"> market there is no </w:t>
      </w:r>
      <w:proofErr w:type="gramStart"/>
      <w:r>
        <w:t>risk free</w:t>
      </w:r>
      <w:proofErr w:type="gramEnd"/>
      <w:r>
        <w:t xml:space="preserve"> yield to be found.  The Government has lowered rates to </w:t>
      </w:r>
      <w:proofErr w:type="gramStart"/>
      <w:r>
        <w:t>near</w:t>
      </w:r>
      <w:proofErr w:type="gramEnd"/>
      <w:r>
        <w:t xml:space="preserve"> nothing </w:t>
      </w:r>
      <w:proofErr w:type="gramStart"/>
      <w:r>
        <w:t>in an attempt to</w:t>
      </w:r>
      <w:proofErr w:type="gramEnd"/>
      <w:r>
        <w:t xml:space="preserve"> stimulate the economy.  This might be good for </w:t>
      </w:r>
      <w:proofErr w:type="gramStart"/>
      <w:r>
        <w:t>debtors</w:t>
      </w:r>
      <w:proofErr w:type="gramEnd"/>
      <w:r>
        <w:t xml:space="preserve"> but it’s been trying for savors.  In </w:t>
      </w:r>
      <w:proofErr w:type="gramStart"/>
      <w:r>
        <w:t>fact</w:t>
      </w:r>
      <w:proofErr w:type="gramEnd"/>
      <w:r>
        <w:t xml:space="preserve"> some call it ‘financial repression’. Also fixed income </w:t>
      </w:r>
      <w:proofErr w:type="gramStart"/>
      <w:r>
        <w:t>investing</w:t>
      </w:r>
      <w:proofErr w:type="gramEnd"/>
      <w:r>
        <w:t xml:space="preserve"> is rarely the best way to maximize your money.   It tends to be done by more conservative investors who are looking to preserve their money and keep up with inflation.  This investor is fond of pithy sayings, like “I’m more interested in return of capital than return on capital”. </w:t>
      </w:r>
    </w:p>
    <w:p w14:paraId="6AE10768" w14:textId="77777777" w:rsidR="00465D18" w:rsidRDefault="00465D18" w:rsidP="00465D18">
      <w:pPr>
        <w:pStyle w:val="Normal1"/>
      </w:pPr>
    </w:p>
    <w:p w14:paraId="55E6184A" w14:textId="77777777" w:rsidR="00465D18" w:rsidRDefault="00465D18" w:rsidP="00465D18">
      <w:pPr>
        <w:pStyle w:val="Normal1"/>
      </w:pPr>
      <w:r>
        <w:tab/>
        <w:t xml:space="preserve">One of the benefits of income investing is that it requires a lot less management than stock </w:t>
      </w:r>
      <w:proofErr w:type="gramStart"/>
      <w:r>
        <w:t>investing</w:t>
      </w:r>
      <w:proofErr w:type="gramEnd"/>
      <w:r>
        <w:t xml:space="preserve">.  After all the investor gets a guaranteed fixed rate of interest and a promise that his principal and interest will be paid back, both in a timely manner.   How much </w:t>
      </w:r>
      <w:proofErr w:type="gramStart"/>
      <w:r>
        <w:t>managing</w:t>
      </w:r>
      <w:proofErr w:type="gramEnd"/>
      <w:r>
        <w:t xml:space="preserve"> </w:t>
      </w:r>
      <w:proofErr w:type="gramStart"/>
      <w:r>
        <w:t>could that</w:t>
      </w:r>
      <w:proofErr w:type="gramEnd"/>
      <w:r>
        <w:t xml:space="preserve"> that entail?  More than you might think.  There are two major risks involved in this style of investing. </w:t>
      </w:r>
    </w:p>
    <w:p w14:paraId="773EC44B" w14:textId="77777777" w:rsidR="00465D18" w:rsidRDefault="00465D18" w:rsidP="00465D18">
      <w:pPr>
        <w:pStyle w:val="Normal1"/>
      </w:pPr>
    </w:p>
    <w:p w14:paraId="3DFD634A" w14:textId="77777777" w:rsidR="00465D18" w:rsidRDefault="00465D18" w:rsidP="00465D18">
      <w:pPr>
        <w:pStyle w:val="Normal1"/>
      </w:pPr>
      <w:r>
        <w:tab/>
      </w:r>
      <w:r w:rsidRPr="00EA3425">
        <w:rPr>
          <w:b/>
          <w:i/>
        </w:rPr>
        <w:t>Event risk</w:t>
      </w:r>
      <w:r w:rsidRPr="00EA3425">
        <w:rPr>
          <w:b/>
        </w:rPr>
        <w:t>:</w:t>
      </w:r>
      <w:r>
        <w:t xml:space="preserve"> Event risk is what happens if the company that owes you money goes broke.  That’s an overstatement to make a point.  It doesn’t have to go broke for you to lose money.  It’s important to know where you sit in the pecking order; first to get paid or last, </w:t>
      </w:r>
      <w:r>
        <w:lastRenderedPageBreak/>
        <w:t xml:space="preserve">senior vs. junior, because a fixed income product is never going to pay you more than the principal amount. If the health of the debt issuer deteriorates, the value of your security will decline as well.  </w:t>
      </w:r>
      <w:proofErr w:type="gramStart"/>
      <w:r>
        <w:t>Often times</w:t>
      </w:r>
      <w:proofErr w:type="gramEnd"/>
      <w:r>
        <w:t xml:space="preserve"> just a hint of a debt downgrade can send the price plummeting.</w:t>
      </w:r>
    </w:p>
    <w:p w14:paraId="3CD6D30B" w14:textId="77777777" w:rsidR="00465D18" w:rsidRDefault="00465D18" w:rsidP="00465D18">
      <w:pPr>
        <w:pStyle w:val="Normal1"/>
      </w:pPr>
    </w:p>
    <w:p w14:paraId="186B1993" w14:textId="77777777" w:rsidR="00465D18" w:rsidRDefault="00465D18" w:rsidP="00465D18">
      <w:pPr>
        <w:pStyle w:val="Normal1"/>
      </w:pPr>
      <w:r>
        <w:tab/>
        <w:t xml:space="preserve">The other risk is </w:t>
      </w:r>
      <w:r w:rsidRPr="00EA3425">
        <w:rPr>
          <w:b/>
          <w:i/>
        </w:rPr>
        <w:t>interest-rate risk</w:t>
      </w:r>
      <w:r>
        <w:t xml:space="preserve">.  On a fixed income investment if interest rates go up, the value of your instrument bond or security you own goes down.  The reverse is true.  If rates go down, the value of the investment will go up.  The longer term the instrument is the more it will be impacted by this interest rate effect. A long-term bond will go down for more than a short-term bond.    A fancy word for this is convexity.  Next time someone calls you up to sell you a bond, ask him or her about the convexity of the security.  They’ll be impressed and if you’re lucky never call you again.  The reason I say ‘lucky’ is that you can drive a truck through the bid and ask of your bond salesman’s offer. Assume it will take almost a year just to get back the commission and the slippage on a typical </w:t>
      </w:r>
      <w:proofErr w:type="spellStart"/>
      <w:r>
        <w:t>muni</w:t>
      </w:r>
      <w:proofErr w:type="spellEnd"/>
      <w:r>
        <w:t xml:space="preserve"> bond.</w:t>
      </w:r>
    </w:p>
    <w:p w14:paraId="5FC0E84E" w14:textId="77777777" w:rsidR="00465D18" w:rsidRDefault="00465D18" w:rsidP="00465D18">
      <w:pPr>
        <w:pStyle w:val="Normal1"/>
      </w:pPr>
    </w:p>
    <w:p w14:paraId="069CD241" w14:textId="77777777" w:rsidR="00465D18" w:rsidRDefault="00465D18" w:rsidP="00465D18">
      <w:pPr>
        <w:pStyle w:val="Normal1"/>
      </w:pPr>
      <w:r>
        <w:tab/>
        <w:t xml:space="preserve">One of the </w:t>
      </w:r>
      <w:proofErr w:type="gramStart"/>
      <w:r>
        <w:t>benefits</w:t>
      </w:r>
      <w:proofErr w:type="gramEnd"/>
      <w:r>
        <w:t xml:space="preserve"> this style of investing is very low volatility.  Nothing much happens in fixed income </w:t>
      </w:r>
      <w:proofErr w:type="gramStart"/>
      <w:r>
        <w:t>investing</w:t>
      </w:r>
      <w:proofErr w:type="gramEnd"/>
      <w:r>
        <w:t xml:space="preserve"> until it does and then it’s usually bad.  Given that </w:t>
      </w:r>
      <w:proofErr w:type="gramStart"/>
      <w:r>
        <w:t>likely</w:t>
      </w:r>
      <w:proofErr w:type="gramEnd"/>
      <w:r>
        <w:t xml:space="preserve"> the worst that </w:t>
      </w:r>
      <w:proofErr w:type="gramStart"/>
      <w:r>
        <w:t>can you</w:t>
      </w:r>
      <w:proofErr w:type="gramEnd"/>
      <w:r>
        <w:t xml:space="preserve"> expect from investment grade bonds is just a shabby return, you can minimize the interest rate risk by laddering and diversifying.  Laddering is when you have maturities of bonds coming due at different periods of time, for example, 1,3,5 7,10,15 and 20 years.  As each bond comes due and pays you off, you can reinvest the proceeds.   If the rates are higher at the time, you benefit from a higher return.  </w:t>
      </w:r>
      <w:proofErr w:type="gramStart"/>
      <w:r>
        <w:t>if</w:t>
      </w:r>
      <w:proofErr w:type="gramEnd"/>
      <w:r>
        <w:t xml:space="preserve"> the rates are lower, well the longer-term bonds that you have in a portfolio will go up and you will still have some bonds at now higher rates as opposed to having everything in short-term bonds.  If rates go even </w:t>
      </w:r>
      <w:proofErr w:type="gramStart"/>
      <w:r>
        <w:t>lower</w:t>
      </w:r>
      <w:proofErr w:type="gramEnd"/>
      <w:r>
        <w:t xml:space="preserve"> </w:t>
      </w:r>
      <w:proofErr w:type="spellStart"/>
      <w:r>
        <w:t>then</w:t>
      </w:r>
      <w:proofErr w:type="spellEnd"/>
      <w:r>
        <w:t xml:space="preserve"> the value of your existing portfolio will most likely rise dampening the disappointment of being unable to reinvest your money at </w:t>
      </w:r>
      <w:proofErr w:type="gramStart"/>
      <w:r>
        <w:t>the higher</w:t>
      </w:r>
      <w:proofErr w:type="gramEnd"/>
      <w:r>
        <w:t xml:space="preserve"> rates. </w:t>
      </w:r>
    </w:p>
    <w:p w14:paraId="493AB9E4" w14:textId="77777777" w:rsidR="00465D18" w:rsidRDefault="00465D18" w:rsidP="00465D18">
      <w:pPr>
        <w:pStyle w:val="Normal1"/>
      </w:pPr>
    </w:p>
    <w:p w14:paraId="6CFA3518" w14:textId="77777777" w:rsidR="00686A23" w:rsidRDefault="00465D18" w:rsidP="004060DE">
      <w:pPr>
        <w:pStyle w:val="Normal1"/>
      </w:pPr>
      <w:r>
        <w:tab/>
        <w:t xml:space="preserve">Maturity laddering is a win-win for investors.   If you are going to be a fixed income investor this strategy makes the most sense.  The biggest drawback today is you </w:t>
      </w:r>
      <w:proofErr w:type="gramStart"/>
      <w:r>
        <w:t>have to</w:t>
      </w:r>
      <w:proofErr w:type="gramEnd"/>
      <w:r>
        <w:t xml:space="preserve"> be a billionaire to make any money from it.  The Federal Reserve’s policy of keeping rates near zero has penalized most fixed income investors with historically low yields.  Once the policy changes look out below.  The value of bonds will drop so fast as to make your head spin.</w:t>
      </w:r>
      <w:r w:rsidR="00686A23">
        <w:br w:type="page"/>
      </w:r>
    </w:p>
    <w:p w14:paraId="55D3CEAE" w14:textId="77777777" w:rsidR="00686A23" w:rsidRDefault="00686A23">
      <w:pPr>
        <w:widowControl w:val="0"/>
        <w:spacing w:line="240" w:lineRule="auto"/>
      </w:pPr>
    </w:p>
    <w:p w14:paraId="39ACD7E1" w14:textId="77777777" w:rsidR="00686A23" w:rsidRDefault="00686A23">
      <w:r>
        <w:t>The table</w:t>
      </w:r>
      <w:r>
        <w:rPr>
          <w:rStyle w:val="FootnoteReference1"/>
        </w:rPr>
        <w:footnoteReference w:id="10"/>
      </w:r>
      <w:r>
        <w:t xml:space="preserve"> below lists bond prices and the corresponding price changes for bonds with a coupon rate of 5% for several different market interest rates and bonds of different terms.</w:t>
      </w:r>
    </w:p>
    <w:p w14:paraId="36E2B771" w14:textId="77777777" w:rsidR="00686A23" w:rsidRDefault="00686A23">
      <w:pPr>
        <w:pStyle w:val="FreeForm"/>
        <w:keepNext w:val="0"/>
        <w:rPr>
          <w:rFonts w:ascii="Times New Roman" w:hAnsi="Times New Roman"/>
          <w:sz w:val="24"/>
        </w:rPr>
      </w:pPr>
    </w:p>
    <w:tbl>
      <w:tblPr>
        <w:tblW w:w="0" w:type="auto"/>
        <w:jc w:val="center"/>
        <w:shd w:val="clear" w:color="auto" w:fill="FFFFFF"/>
        <w:tblLayout w:type="fixed"/>
        <w:tblLook w:val="0000" w:firstRow="0" w:lastRow="0" w:firstColumn="0" w:lastColumn="0" w:noHBand="0" w:noVBand="0"/>
      </w:tblPr>
      <w:tblGrid>
        <w:gridCol w:w="1960"/>
        <w:gridCol w:w="1360"/>
        <w:gridCol w:w="1560"/>
        <w:gridCol w:w="1900"/>
        <w:gridCol w:w="1060"/>
      </w:tblGrid>
      <w:tr w:rsidR="00686A23" w14:paraId="03D2F919" w14:textId="77777777">
        <w:trPr>
          <w:cantSplit/>
          <w:trHeight w:val="320"/>
          <w:jc w:val="center"/>
        </w:trPr>
        <w:tc>
          <w:tcPr>
            <w:tcW w:w="1960" w:type="dxa"/>
            <w:tcBorders>
              <w:top w:val="none" w:sz="16" w:space="0" w:color="000000"/>
              <w:left w:val="none" w:sz="16" w:space="0" w:color="000000"/>
              <w:bottom w:val="none" w:sz="8" w:space="0" w:color="000000"/>
              <w:right w:val="none" w:sz="8" w:space="0" w:color="000000"/>
            </w:tcBorders>
            <w:shd w:val="clear" w:color="auto" w:fill="F1AC2B"/>
            <w:tcMar>
              <w:top w:w="0" w:type="dxa"/>
              <w:left w:w="0" w:type="dxa"/>
              <w:bottom w:w="0" w:type="dxa"/>
              <w:right w:w="0" w:type="dxa"/>
            </w:tcMar>
            <w:vAlign w:val="center"/>
          </w:tcPr>
          <w:p w14:paraId="32A448B0" w14:textId="77777777" w:rsidR="00686A23" w:rsidRDefault="00686A23">
            <w:pPr>
              <w:widowControl w:val="0"/>
              <w:spacing w:line="480" w:lineRule="atLeast"/>
              <w:jc w:val="center"/>
              <w:rPr>
                <w:rFonts w:ascii="Arial" w:hAnsi="Arial"/>
                <w:b/>
              </w:rPr>
            </w:pPr>
            <w:r>
              <w:rPr>
                <w:rFonts w:ascii="Arial" w:hAnsi="Arial"/>
                <w:b/>
              </w:rPr>
              <w:t>Interest Rate</w:t>
            </w:r>
          </w:p>
        </w:tc>
        <w:tc>
          <w:tcPr>
            <w:tcW w:w="1360" w:type="dxa"/>
            <w:tcBorders>
              <w:top w:val="none" w:sz="16" w:space="0" w:color="000000"/>
              <w:left w:val="none" w:sz="8" w:space="0" w:color="000000"/>
              <w:bottom w:val="none" w:sz="8" w:space="0" w:color="000000"/>
              <w:right w:val="none" w:sz="8" w:space="0" w:color="000000"/>
            </w:tcBorders>
            <w:shd w:val="clear" w:color="auto" w:fill="F1AC2B"/>
            <w:tcMar>
              <w:top w:w="0" w:type="dxa"/>
              <w:left w:w="0" w:type="dxa"/>
              <w:bottom w:w="0" w:type="dxa"/>
              <w:right w:w="0" w:type="dxa"/>
            </w:tcMar>
            <w:vAlign w:val="center"/>
          </w:tcPr>
          <w:p w14:paraId="63854B39" w14:textId="77777777" w:rsidR="00686A23" w:rsidRDefault="00686A23">
            <w:pPr>
              <w:widowControl w:val="0"/>
              <w:spacing w:line="480" w:lineRule="atLeast"/>
              <w:jc w:val="center"/>
              <w:rPr>
                <w:rFonts w:ascii="Arial" w:hAnsi="Arial"/>
                <w:b/>
              </w:rPr>
            </w:pPr>
            <w:r>
              <w:rPr>
                <w:rFonts w:ascii="Arial" w:hAnsi="Arial"/>
                <w:b/>
              </w:rPr>
              <w:t>Term</w:t>
            </w:r>
          </w:p>
        </w:tc>
        <w:tc>
          <w:tcPr>
            <w:tcW w:w="1560" w:type="dxa"/>
            <w:tcBorders>
              <w:top w:val="none" w:sz="16" w:space="0" w:color="000000"/>
              <w:left w:val="none" w:sz="8" w:space="0" w:color="000000"/>
              <w:bottom w:val="none" w:sz="8" w:space="0" w:color="000000"/>
              <w:right w:val="none" w:sz="8" w:space="0" w:color="000000"/>
            </w:tcBorders>
            <w:shd w:val="clear" w:color="auto" w:fill="F1AC2B"/>
            <w:tcMar>
              <w:top w:w="0" w:type="dxa"/>
              <w:left w:w="0" w:type="dxa"/>
              <w:bottom w:w="0" w:type="dxa"/>
              <w:right w:w="0" w:type="dxa"/>
            </w:tcMar>
            <w:vAlign w:val="center"/>
          </w:tcPr>
          <w:p w14:paraId="0BA3A7E5" w14:textId="77777777" w:rsidR="00686A23" w:rsidRDefault="00686A23">
            <w:pPr>
              <w:widowControl w:val="0"/>
              <w:spacing w:line="480" w:lineRule="atLeast"/>
              <w:jc w:val="center"/>
              <w:rPr>
                <w:rFonts w:ascii="Arial" w:hAnsi="Arial"/>
                <w:b/>
              </w:rPr>
            </w:pPr>
            <w:r>
              <w:rPr>
                <w:rFonts w:ascii="Arial" w:hAnsi="Arial"/>
                <w:b/>
              </w:rPr>
              <w:t>Bond Price</w:t>
            </w:r>
          </w:p>
        </w:tc>
        <w:tc>
          <w:tcPr>
            <w:tcW w:w="1900" w:type="dxa"/>
            <w:tcBorders>
              <w:top w:val="none" w:sz="16" w:space="0" w:color="000000"/>
              <w:left w:val="none" w:sz="8" w:space="0" w:color="000000"/>
              <w:bottom w:val="none" w:sz="8" w:space="0" w:color="000000"/>
              <w:right w:val="none" w:sz="8" w:space="0" w:color="000000"/>
            </w:tcBorders>
            <w:shd w:val="clear" w:color="auto" w:fill="F1AC2B"/>
            <w:tcMar>
              <w:top w:w="0" w:type="dxa"/>
              <w:left w:w="0" w:type="dxa"/>
              <w:bottom w:w="0" w:type="dxa"/>
              <w:right w:w="0" w:type="dxa"/>
            </w:tcMar>
            <w:vAlign w:val="center"/>
          </w:tcPr>
          <w:p w14:paraId="206CBC08" w14:textId="77777777" w:rsidR="00686A23" w:rsidRDefault="00686A23">
            <w:pPr>
              <w:widowControl w:val="0"/>
              <w:spacing w:line="480" w:lineRule="atLeast"/>
              <w:jc w:val="center"/>
              <w:rPr>
                <w:rFonts w:ascii="Arial" w:hAnsi="Arial"/>
                <w:b/>
              </w:rPr>
            </w:pPr>
            <w:r>
              <w:rPr>
                <w:rFonts w:ascii="Arial" w:hAnsi="Arial"/>
                <w:b/>
              </w:rPr>
              <w:t>Price Change</w:t>
            </w:r>
          </w:p>
        </w:tc>
        <w:tc>
          <w:tcPr>
            <w:tcW w:w="1060" w:type="dxa"/>
            <w:tcBorders>
              <w:top w:val="none" w:sz="16" w:space="0" w:color="000000"/>
              <w:left w:val="none" w:sz="8" w:space="0" w:color="000000"/>
              <w:bottom w:val="none" w:sz="8" w:space="0" w:color="000000"/>
              <w:right w:val="none" w:sz="16" w:space="0" w:color="000000"/>
            </w:tcBorders>
            <w:shd w:val="clear" w:color="auto" w:fill="F1AC2B"/>
            <w:tcMar>
              <w:top w:w="0" w:type="dxa"/>
              <w:left w:w="0" w:type="dxa"/>
              <w:bottom w:w="0" w:type="dxa"/>
              <w:right w:w="0" w:type="dxa"/>
            </w:tcMar>
            <w:vAlign w:val="center"/>
          </w:tcPr>
          <w:p w14:paraId="06764F75" w14:textId="77777777" w:rsidR="00686A23" w:rsidRDefault="00686A23">
            <w:pPr>
              <w:widowControl w:val="0"/>
              <w:spacing w:line="480" w:lineRule="atLeast"/>
              <w:jc w:val="center"/>
              <w:rPr>
                <w:rFonts w:ascii="Arial" w:hAnsi="Arial"/>
                <w:b/>
              </w:rPr>
            </w:pPr>
            <w:r>
              <w:rPr>
                <w:rFonts w:ascii="Arial" w:hAnsi="Arial"/>
                <w:b/>
              </w:rPr>
              <w:t>YTM</w:t>
            </w:r>
          </w:p>
        </w:tc>
      </w:tr>
      <w:tr w:rsidR="00686A23" w14:paraId="70370D80" w14:textId="77777777">
        <w:trPr>
          <w:cantSplit/>
          <w:trHeight w:val="340"/>
          <w:jc w:val="center"/>
        </w:trPr>
        <w:tc>
          <w:tcPr>
            <w:tcW w:w="1960" w:type="dxa"/>
            <w:tcBorders>
              <w:top w:val="none" w:sz="8" w:space="0" w:color="000000"/>
              <w:left w:val="none" w:sz="16" w:space="0" w:color="000000"/>
              <w:bottom w:val="none" w:sz="8" w:space="0" w:color="000000"/>
              <w:right w:val="none" w:sz="8" w:space="0" w:color="000000"/>
            </w:tcBorders>
            <w:shd w:val="clear" w:color="auto" w:fill="FFFEB1"/>
            <w:tcMar>
              <w:top w:w="0" w:type="dxa"/>
              <w:left w:w="0" w:type="dxa"/>
              <w:bottom w:w="0" w:type="dxa"/>
              <w:right w:w="0" w:type="dxa"/>
            </w:tcMar>
            <w:vAlign w:val="center"/>
          </w:tcPr>
          <w:p w14:paraId="4FAAF365" w14:textId="77777777" w:rsidR="00686A23" w:rsidRDefault="00686A23">
            <w:pPr>
              <w:widowControl w:val="0"/>
              <w:spacing w:line="480" w:lineRule="atLeast"/>
              <w:jc w:val="center"/>
              <w:rPr>
                <w:rFonts w:ascii="Arial" w:hAnsi="Arial"/>
              </w:rPr>
            </w:pPr>
            <w:r>
              <w:rPr>
                <w:rFonts w:ascii="Arial" w:hAnsi="Arial"/>
              </w:rPr>
              <w:t>6.0%</w:t>
            </w:r>
          </w:p>
        </w:tc>
        <w:tc>
          <w:tcPr>
            <w:tcW w:w="1360" w:type="dxa"/>
            <w:tcBorders>
              <w:top w:val="none" w:sz="8" w:space="0" w:color="000000"/>
              <w:left w:val="none" w:sz="8" w:space="0" w:color="000000"/>
              <w:bottom w:val="none" w:sz="8" w:space="0" w:color="000000"/>
              <w:right w:val="none" w:sz="8" w:space="0" w:color="000000"/>
            </w:tcBorders>
            <w:shd w:val="clear" w:color="auto" w:fill="FFFEB1"/>
            <w:tcMar>
              <w:top w:w="0" w:type="dxa"/>
              <w:left w:w="0" w:type="dxa"/>
              <w:bottom w:w="0" w:type="dxa"/>
              <w:right w:w="0" w:type="dxa"/>
            </w:tcMar>
            <w:vAlign w:val="center"/>
          </w:tcPr>
          <w:p w14:paraId="6C48562F" w14:textId="77777777" w:rsidR="00686A23" w:rsidRDefault="00686A23">
            <w:pPr>
              <w:widowControl w:val="0"/>
              <w:spacing w:line="480" w:lineRule="atLeast"/>
              <w:jc w:val="center"/>
              <w:rPr>
                <w:rFonts w:ascii="Arial" w:hAnsi="Arial"/>
              </w:rPr>
            </w:pPr>
            <w:r>
              <w:rPr>
                <w:rFonts w:ascii="Arial" w:hAnsi="Arial"/>
              </w:rPr>
              <w:t>1 Year</w:t>
            </w:r>
          </w:p>
        </w:tc>
        <w:tc>
          <w:tcPr>
            <w:tcW w:w="1560" w:type="dxa"/>
            <w:tcBorders>
              <w:top w:val="none" w:sz="8" w:space="0" w:color="000000"/>
              <w:left w:val="none" w:sz="8" w:space="0" w:color="000000"/>
              <w:bottom w:val="none" w:sz="8" w:space="0" w:color="000000"/>
              <w:right w:val="none" w:sz="8" w:space="0" w:color="000000"/>
            </w:tcBorders>
            <w:shd w:val="clear" w:color="auto" w:fill="FFFEB1"/>
            <w:tcMar>
              <w:top w:w="0" w:type="dxa"/>
              <w:left w:w="0" w:type="dxa"/>
              <w:bottom w:w="0" w:type="dxa"/>
              <w:right w:w="0" w:type="dxa"/>
            </w:tcMar>
            <w:vAlign w:val="center"/>
          </w:tcPr>
          <w:p w14:paraId="2E1F49E1" w14:textId="77777777" w:rsidR="00686A23" w:rsidRDefault="00686A23">
            <w:pPr>
              <w:widowControl w:val="0"/>
              <w:spacing w:line="480" w:lineRule="atLeast"/>
              <w:jc w:val="center"/>
              <w:rPr>
                <w:rFonts w:ascii="Arial" w:hAnsi="Arial"/>
              </w:rPr>
            </w:pPr>
            <w:r>
              <w:rPr>
                <w:rFonts w:ascii="Arial" w:hAnsi="Arial"/>
              </w:rPr>
              <w:t>$990.43</w:t>
            </w:r>
          </w:p>
        </w:tc>
        <w:tc>
          <w:tcPr>
            <w:tcW w:w="1900" w:type="dxa"/>
            <w:tcBorders>
              <w:top w:val="none" w:sz="8" w:space="0" w:color="000000"/>
              <w:left w:val="none" w:sz="8" w:space="0" w:color="000000"/>
              <w:bottom w:val="none" w:sz="8" w:space="0" w:color="000000"/>
              <w:right w:val="none" w:sz="8" w:space="0" w:color="000000"/>
            </w:tcBorders>
            <w:shd w:val="clear" w:color="auto" w:fill="FFFEB1"/>
            <w:tcMar>
              <w:top w:w="0" w:type="dxa"/>
              <w:left w:w="0" w:type="dxa"/>
              <w:bottom w:w="0" w:type="dxa"/>
              <w:right w:w="0" w:type="dxa"/>
            </w:tcMar>
            <w:vAlign w:val="center"/>
          </w:tcPr>
          <w:p w14:paraId="0161F982" w14:textId="77777777" w:rsidR="00686A23" w:rsidRDefault="00686A23">
            <w:pPr>
              <w:widowControl w:val="0"/>
              <w:spacing w:line="480" w:lineRule="atLeast"/>
              <w:jc w:val="center"/>
              <w:rPr>
                <w:rFonts w:ascii="Arial" w:hAnsi="Arial"/>
              </w:rPr>
            </w:pPr>
            <w:r>
              <w:rPr>
                <w:rFonts w:ascii="Arial" w:hAnsi="Arial"/>
              </w:rPr>
              <w:t>-0.96%</w:t>
            </w:r>
          </w:p>
        </w:tc>
        <w:tc>
          <w:tcPr>
            <w:tcW w:w="1060" w:type="dxa"/>
            <w:tcBorders>
              <w:top w:val="none" w:sz="8" w:space="0" w:color="000000"/>
              <w:left w:val="none" w:sz="8" w:space="0" w:color="000000"/>
              <w:bottom w:val="none" w:sz="8" w:space="0" w:color="000000"/>
              <w:right w:val="none" w:sz="16" w:space="0" w:color="000000"/>
            </w:tcBorders>
            <w:shd w:val="clear" w:color="auto" w:fill="FFFEB1"/>
            <w:tcMar>
              <w:top w:w="0" w:type="dxa"/>
              <w:left w:w="0" w:type="dxa"/>
              <w:bottom w:w="0" w:type="dxa"/>
              <w:right w:w="0" w:type="dxa"/>
            </w:tcMar>
            <w:vAlign w:val="center"/>
          </w:tcPr>
          <w:p w14:paraId="26ADAF9E" w14:textId="77777777" w:rsidR="00686A23" w:rsidRDefault="00686A23">
            <w:pPr>
              <w:widowControl w:val="0"/>
              <w:spacing w:line="480" w:lineRule="atLeast"/>
              <w:jc w:val="center"/>
              <w:rPr>
                <w:rFonts w:ascii="Arial" w:hAnsi="Arial"/>
              </w:rPr>
            </w:pPr>
            <w:r>
              <w:rPr>
                <w:rFonts w:ascii="Arial" w:hAnsi="Arial"/>
              </w:rPr>
              <w:t>6.00%</w:t>
            </w:r>
          </w:p>
        </w:tc>
      </w:tr>
      <w:tr w:rsidR="00686A23" w14:paraId="5513F7A3" w14:textId="77777777">
        <w:trPr>
          <w:cantSplit/>
          <w:trHeight w:val="340"/>
          <w:jc w:val="center"/>
        </w:trPr>
        <w:tc>
          <w:tcPr>
            <w:tcW w:w="1960" w:type="dxa"/>
            <w:tcBorders>
              <w:top w:val="none" w:sz="8" w:space="0" w:color="000000"/>
              <w:left w:val="none" w:sz="16" w:space="0" w:color="000000"/>
              <w:bottom w:val="none" w:sz="8" w:space="0" w:color="000000"/>
              <w:right w:val="none" w:sz="8" w:space="0" w:color="000000"/>
            </w:tcBorders>
            <w:shd w:val="clear" w:color="auto" w:fill="FFFFFF"/>
            <w:tcMar>
              <w:top w:w="0" w:type="dxa"/>
              <w:left w:w="0" w:type="dxa"/>
              <w:bottom w:w="0" w:type="dxa"/>
              <w:right w:w="0" w:type="dxa"/>
            </w:tcMar>
            <w:vAlign w:val="center"/>
          </w:tcPr>
          <w:p w14:paraId="0B0DC953" w14:textId="77777777" w:rsidR="00686A23" w:rsidRDefault="00686A23">
            <w:pPr>
              <w:widowControl w:val="0"/>
              <w:spacing w:line="480" w:lineRule="atLeast"/>
              <w:jc w:val="center"/>
              <w:rPr>
                <w:rFonts w:ascii="Arial" w:hAnsi="Arial"/>
              </w:rPr>
            </w:pPr>
            <w:r>
              <w:rPr>
                <w:rFonts w:ascii="Arial" w:hAnsi="Arial"/>
              </w:rPr>
              <w:t>6.0%</w:t>
            </w:r>
          </w:p>
        </w:tc>
        <w:tc>
          <w:tcPr>
            <w:tcW w:w="1360" w:type="dxa"/>
            <w:tcBorders>
              <w:top w:val="none" w:sz="8" w:space="0" w:color="000000"/>
              <w:left w:val="none" w:sz="8" w:space="0" w:color="000000"/>
              <w:bottom w:val="none" w:sz="8" w:space="0" w:color="000000"/>
              <w:right w:val="none" w:sz="8" w:space="0" w:color="000000"/>
            </w:tcBorders>
            <w:shd w:val="clear" w:color="auto" w:fill="FFFFFF"/>
            <w:tcMar>
              <w:top w:w="0" w:type="dxa"/>
              <w:left w:w="0" w:type="dxa"/>
              <w:bottom w:w="0" w:type="dxa"/>
              <w:right w:w="0" w:type="dxa"/>
            </w:tcMar>
            <w:vAlign w:val="center"/>
          </w:tcPr>
          <w:p w14:paraId="2AF11A8B" w14:textId="77777777" w:rsidR="00686A23" w:rsidRDefault="00686A23">
            <w:pPr>
              <w:widowControl w:val="0"/>
              <w:spacing w:line="480" w:lineRule="atLeast"/>
              <w:jc w:val="center"/>
              <w:rPr>
                <w:rFonts w:ascii="Arial" w:hAnsi="Arial"/>
              </w:rPr>
            </w:pPr>
            <w:r>
              <w:rPr>
                <w:rFonts w:ascii="Arial" w:hAnsi="Arial"/>
              </w:rPr>
              <w:t>5 Years</w:t>
            </w:r>
          </w:p>
        </w:tc>
        <w:tc>
          <w:tcPr>
            <w:tcW w:w="1560" w:type="dxa"/>
            <w:tcBorders>
              <w:top w:val="none" w:sz="8" w:space="0" w:color="000000"/>
              <w:left w:val="none" w:sz="8" w:space="0" w:color="000000"/>
              <w:bottom w:val="none" w:sz="8" w:space="0" w:color="000000"/>
              <w:right w:val="none" w:sz="8" w:space="0" w:color="000000"/>
            </w:tcBorders>
            <w:shd w:val="clear" w:color="auto" w:fill="FFFFFF"/>
            <w:tcMar>
              <w:top w:w="0" w:type="dxa"/>
              <w:left w:w="0" w:type="dxa"/>
              <w:bottom w:w="0" w:type="dxa"/>
              <w:right w:w="0" w:type="dxa"/>
            </w:tcMar>
            <w:vAlign w:val="center"/>
          </w:tcPr>
          <w:p w14:paraId="7E941278" w14:textId="77777777" w:rsidR="00686A23" w:rsidRDefault="00686A23">
            <w:pPr>
              <w:widowControl w:val="0"/>
              <w:spacing w:line="480" w:lineRule="atLeast"/>
              <w:jc w:val="center"/>
              <w:rPr>
                <w:rFonts w:ascii="Arial" w:hAnsi="Arial"/>
              </w:rPr>
            </w:pPr>
            <w:r>
              <w:rPr>
                <w:rFonts w:ascii="Arial" w:hAnsi="Arial"/>
              </w:rPr>
              <w:t>$957.35</w:t>
            </w:r>
          </w:p>
        </w:tc>
        <w:tc>
          <w:tcPr>
            <w:tcW w:w="1900" w:type="dxa"/>
            <w:tcBorders>
              <w:top w:val="none" w:sz="8" w:space="0" w:color="000000"/>
              <w:left w:val="none" w:sz="8" w:space="0" w:color="000000"/>
              <w:bottom w:val="none" w:sz="8" w:space="0" w:color="000000"/>
              <w:right w:val="none" w:sz="8" w:space="0" w:color="000000"/>
            </w:tcBorders>
            <w:shd w:val="clear" w:color="auto" w:fill="FFFFFF"/>
            <w:tcMar>
              <w:top w:w="0" w:type="dxa"/>
              <w:left w:w="0" w:type="dxa"/>
              <w:bottom w:w="0" w:type="dxa"/>
              <w:right w:w="0" w:type="dxa"/>
            </w:tcMar>
            <w:vAlign w:val="center"/>
          </w:tcPr>
          <w:p w14:paraId="11958CD8" w14:textId="77777777" w:rsidR="00686A23" w:rsidRDefault="00686A23">
            <w:pPr>
              <w:widowControl w:val="0"/>
              <w:spacing w:line="480" w:lineRule="atLeast"/>
              <w:jc w:val="center"/>
              <w:rPr>
                <w:rFonts w:ascii="Arial" w:hAnsi="Arial"/>
              </w:rPr>
            </w:pPr>
            <w:r>
              <w:rPr>
                <w:rFonts w:ascii="Arial" w:hAnsi="Arial"/>
              </w:rPr>
              <w:t>-4.27%</w:t>
            </w:r>
          </w:p>
        </w:tc>
        <w:tc>
          <w:tcPr>
            <w:tcW w:w="1060" w:type="dxa"/>
            <w:tcBorders>
              <w:top w:val="none" w:sz="8" w:space="0" w:color="000000"/>
              <w:left w:val="none" w:sz="8" w:space="0" w:color="000000"/>
              <w:bottom w:val="none" w:sz="8" w:space="0" w:color="000000"/>
              <w:right w:val="none" w:sz="16" w:space="0" w:color="000000"/>
            </w:tcBorders>
            <w:shd w:val="clear" w:color="auto" w:fill="FFFFFF"/>
            <w:tcMar>
              <w:top w:w="0" w:type="dxa"/>
              <w:left w:w="0" w:type="dxa"/>
              <w:bottom w:w="0" w:type="dxa"/>
              <w:right w:w="0" w:type="dxa"/>
            </w:tcMar>
            <w:vAlign w:val="center"/>
          </w:tcPr>
          <w:p w14:paraId="3148E8B3" w14:textId="77777777" w:rsidR="00686A23" w:rsidRDefault="00686A23">
            <w:pPr>
              <w:widowControl w:val="0"/>
              <w:spacing w:line="480" w:lineRule="atLeast"/>
              <w:jc w:val="center"/>
              <w:rPr>
                <w:rFonts w:ascii="Arial" w:hAnsi="Arial"/>
              </w:rPr>
            </w:pPr>
            <w:r>
              <w:rPr>
                <w:rFonts w:ascii="Arial" w:hAnsi="Arial"/>
              </w:rPr>
              <w:t>6.00%</w:t>
            </w:r>
          </w:p>
        </w:tc>
      </w:tr>
      <w:tr w:rsidR="00686A23" w14:paraId="21A8B81F" w14:textId="77777777">
        <w:trPr>
          <w:cantSplit/>
          <w:trHeight w:val="340"/>
          <w:jc w:val="center"/>
        </w:trPr>
        <w:tc>
          <w:tcPr>
            <w:tcW w:w="1960" w:type="dxa"/>
            <w:tcBorders>
              <w:top w:val="none" w:sz="8" w:space="0" w:color="000000"/>
              <w:left w:val="none" w:sz="16" w:space="0" w:color="000000"/>
              <w:bottom w:val="none" w:sz="8" w:space="0" w:color="000000"/>
              <w:right w:val="none" w:sz="8" w:space="0" w:color="000000"/>
            </w:tcBorders>
            <w:shd w:val="clear" w:color="auto" w:fill="FFFEB1"/>
            <w:tcMar>
              <w:top w:w="0" w:type="dxa"/>
              <w:left w:w="0" w:type="dxa"/>
              <w:bottom w:w="0" w:type="dxa"/>
              <w:right w:w="0" w:type="dxa"/>
            </w:tcMar>
            <w:vAlign w:val="center"/>
          </w:tcPr>
          <w:p w14:paraId="7A101588" w14:textId="77777777" w:rsidR="00686A23" w:rsidRDefault="00686A23">
            <w:pPr>
              <w:widowControl w:val="0"/>
              <w:spacing w:line="480" w:lineRule="atLeast"/>
              <w:jc w:val="center"/>
              <w:rPr>
                <w:rFonts w:ascii="Arial" w:hAnsi="Arial"/>
              </w:rPr>
            </w:pPr>
            <w:r>
              <w:rPr>
                <w:rFonts w:ascii="Arial" w:hAnsi="Arial"/>
              </w:rPr>
              <w:t>6.0%</w:t>
            </w:r>
          </w:p>
        </w:tc>
        <w:tc>
          <w:tcPr>
            <w:tcW w:w="1360" w:type="dxa"/>
            <w:tcBorders>
              <w:top w:val="none" w:sz="8" w:space="0" w:color="000000"/>
              <w:left w:val="none" w:sz="8" w:space="0" w:color="000000"/>
              <w:bottom w:val="none" w:sz="8" w:space="0" w:color="000000"/>
              <w:right w:val="none" w:sz="8" w:space="0" w:color="000000"/>
            </w:tcBorders>
            <w:shd w:val="clear" w:color="auto" w:fill="FFFEB1"/>
            <w:tcMar>
              <w:top w:w="0" w:type="dxa"/>
              <w:left w:w="0" w:type="dxa"/>
              <w:bottom w:w="0" w:type="dxa"/>
              <w:right w:w="0" w:type="dxa"/>
            </w:tcMar>
            <w:vAlign w:val="center"/>
          </w:tcPr>
          <w:p w14:paraId="56170322" w14:textId="77777777" w:rsidR="00686A23" w:rsidRDefault="00686A23">
            <w:pPr>
              <w:widowControl w:val="0"/>
              <w:spacing w:line="480" w:lineRule="atLeast"/>
              <w:jc w:val="center"/>
              <w:rPr>
                <w:rFonts w:ascii="Arial" w:hAnsi="Arial"/>
              </w:rPr>
            </w:pPr>
            <w:r>
              <w:rPr>
                <w:rFonts w:ascii="Arial" w:hAnsi="Arial"/>
              </w:rPr>
              <w:t>10 Years</w:t>
            </w:r>
          </w:p>
        </w:tc>
        <w:tc>
          <w:tcPr>
            <w:tcW w:w="1560" w:type="dxa"/>
            <w:tcBorders>
              <w:top w:val="none" w:sz="8" w:space="0" w:color="000000"/>
              <w:left w:val="none" w:sz="8" w:space="0" w:color="000000"/>
              <w:bottom w:val="none" w:sz="8" w:space="0" w:color="000000"/>
              <w:right w:val="none" w:sz="8" w:space="0" w:color="000000"/>
            </w:tcBorders>
            <w:shd w:val="clear" w:color="auto" w:fill="FFFEB1"/>
            <w:tcMar>
              <w:top w:w="0" w:type="dxa"/>
              <w:left w:w="0" w:type="dxa"/>
              <w:bottom w:w="0" w:type="dxa"/>
              <w:right w:w="0" w:type="dxa"/>
            </w:tcMar>
            <w:vAlign w:val="center"/>
          </w:tcPr>
          <w:p w14:paraId="4BE00B96" w14:textId="77777777" w:rsidR="00686A23" w:rsidRDefault="00686A23">
            <w:pPr>
              <w:widowControl w:val="0"/>
              <w:spacing w:line="480" w:lineRule="atLeast"/>
              <w:jc w:val="center"/>
              <w:rPr>
                <w:rFonts w:ascii="Arial" w:hAnsi="Arial"/>
              </w:rPr>
            </w:pPr>
            <w:r>
              <w:rPr>
                <w:rFonts w:ascii="Arial" w:hAnsi="Arial"/>
              </w:rPr>
              <w:t>$925.61</w:t>
            </w:r>
          </w:p>
        </w:tc>
        <w:tc>
          <w:tcPr>
            <w:tcW w:w="1900" w:type="dxa"/>
            <w:tcBorders>
              <w:top w:val="none" w:sz="8" w:space="0" w:color="000000"/>
              <w:left w:val="none" w:sz="8" w:space="0" w:color="000000"/>
              <w:bottom w:val="none" w:sz="8" w:space="0" w:color="000000"/>
              <w:right w:val="none" w:sz="8" w:space="0" w:color="000000"/>
            </w:tcBorders>
            <w:shd w:val="clear" w:color="auto" w:fill="FFFEB1"/>
            <w:tcMar>
              <w:top w:w="0" w:type="dxa"/>
              <w:left w:w="0" w:type="dxa"/>
              <w:bottom w:w="0" w:type="dxa"/>
              <w:right w:w="0" w:type="dxa"/>
            </w:tcMar>
            <w:vAlign w:val="center"/>
          </w:tcPr>
          <w:p w14:paraId="6D296A55" w14:textId="77777777" w:rsidR="00686A23" w:rsidRDefault="00686A23">
            <w:pPr>
              <w:widowControl w:val="0"/>
              <w:spacing w:line="480" w:lineRule="atLeast"/>
              <w:jc w:val="center"/>
              <w:rPr>
                <w:rFonts w:ascii="Arial" w:hAnsi="Arial"/>
              </w:rPr>
            </w:pPr>
            <w:r>
              <w:rPr>
                <w:rFonts w:ascii="Arial" w:hAnsi="Arial"/>
              </w:rPr>
              <w:t>-7.44%</w:t>
            </w:r>
          </w:p>
        </w:tc>
        <w:tc>
          <w:tcPr>
            <w:tcW w:w="1060" w:type="dxa"/>
            <w:tcBorders>
              <w:top w:val="none" w:sz="8" w:space="0" w:color="000000"/>
              <w:left w:val="none" w:sz="8" w:space="0" w:color="000000"/>
              <w:bottom w:val="none" w:sz="8" w:space="0" w:color="000000"/>
              <w:right w:val="none" w:sz="16" w:space="0" w:color="000000"/>
            </w:tcBorders>
            <w:shd w:val="clear" w:color="auto" w:fill="FFFEB1"/>
            <w:tcMar>
              <w:top w:w="0" w:type="dxa"/>
              <w:left w:w="0" w:type="dxa"/>
              <w:bottom w:w="0" w:type="dxa"/>
              <w:right w:w="0" w:type="dxa"/>
            </w:tcMar>
            <w:vAlign w:val="center"/>
          </w:tcPr>
          <w:p w14:paraId="68E12DD8" w14:textId="77777777" w:rsidR="00686A23" w:rsidRDefault="00686A23">
            <w:pPr>
              <w:widowControl w:val="0"/>
              <w:spacing w:line="480" w:lineRule="atLeast"/>
              <w:jc w:val="center"/>
              <w:rPr>
                <w:rFonts w:ascii="Arial" w:hAnsi="Arial"/>
              </w:rPr>
            </w:pPr>
            <w:r>
              <w:rPr>
                <w:rFonts w:ascii="Arial" w:hAnsi="Arial"/>
              </w:rPr>
              <w:t>6.00%</w:t>
            </w:r>
          </w:p>
        </w:tc>
      </w:tr>
      <w:tr w:rsidR="00686A23" w14:paraId="696138F8" w14:textId="77777777">
        <w:trPr>
          <w:cantSplit/>
          <w:trHeight w:val="340"/>
          <w:jc w:val="center"/>
        </w:trPr>
        <w:tc>
          <w:tcPr>
            <w:tcW w:w="1960" w:type="dxa"/>
            <w:tcBorders>
              <w:top w:val="none" w:sz="8" w:space="0" w:color="000000"/>
              <w:left w:val="none" w:sz="16" w:space="0" w:color="000000"/>
              <w:bottom w:val="none" w:sz="8" w:space="0" w:color="000000"/>
              <w:right w:val="none" w:sz="8" w:space="0" w:color="000000"/>
            </w:tcBorders>
            <w:shd w:val="clear" w:color="auto" w:fill="FFFFFF"/>
            <w:tcMar>
              <w:top w:w="0" w:type="dxa"/>
              <w:left w:w="0" w:type="dxa"/>
              <w:bottom w:w="0" w:type="dxa"/>
              <w:right w:w="0" w:type="dxa"/>
            </w:tcMar>
            <w:vAlign w:val="center"/>
          </w:tcPr>
          <w:p w14:paraId="60AC5261" w14:textId="77777777" w:rsidR="00686A23" w:rsidRDefault="00686A23">
            <w:pPr>
              <w:widowControl w:val="0"/>
              <w:spacing w:line="480" w:lineRule="atLeast"/>
              <w:jc w:val="center"/>
              <w:rPr>
                <w:rFonts w:ascii="Arial" w:hAnsi="Arial"/>
              </w:rPr>
            </w:pPr>
            <w:r>
              <w:rPr>
                <w:rFonts w:ascii="Arial" w:hAnsi="Arial"/>
              </w:rPr>
              <w:t>6.0%</w:t>
            </w:r>
          </w:p>
        </w:tc>
        <w:tc>
          <w:tcPr>
            <w:tcW w:w="1360" w:type="dxa"/>
            <w:tcBorders>
              <w:top w:val="none" w:sz="8" w:space="0" w:color="000000"/>
              <w:left w:val="none" w:sz="8" w:space="0" w:color="000000"/>
              <w:bottom w:val="none" w:sz="8" w:space="0" w:color="000000"/>
              <w:right w:val="none" w:sz="8" w:space="0" w:color="000000"/>
            </w:tcBorders>
            <w:shd w:val="clear" w:color="auto" w:fill="FFFFFF"/>
            <w:tcMar>
              <w:top w:w="0" w:type="dxa"/>
              <w:left w:w="0" w:type="dxa"/>
              <w:bottom w:w="0" w:type="dxa"/>
              <w:right w:w="0" w:type="dxa"/>
            </w:tcMar>
            <w:vAlign w:val="center"/>
          </w:tcPr>
          <w:p w14:paraId="4DE13A44" w14:textId="77777777" w:rsidR="00686A23" w:rsidRDefault="00686A23">
            <w:pPr>
              <w:widowControl w:val="0"/>
              <w:spacing w:line="480" w:lineRule="atLeast"/>
              <w:jc w:val="center"/>
              <w:rPr>
                <w:rFonts w:ascii="Arial" w:hAnsi="Arial"/>
              </w:rPr>
            </w:pPr>
            <w:r>
              <w:rPr>
                <w:rFonts w:ascii="Arial" w:hAnsi="Arial"/>
              </w:rPr>
              <w:t>20 Years</w:t>
            </w:r>
          </w:p>
        </w:tc>
        <w:tc>
          <w:tcPr>
            <w:tcW w:w="1560" w:type="dxa"/>
            <w:tcBorders>
              <w:top w:val="none" w:sz="8" w:space="0" w:color="000000"/>
              <w:left w:val="none" w:sz="8" w:space="0" w:color="000000"/>
              <w:bottom w:val="none" w:sz="8" w:space="0" w:color="000000"/>
              <w:right w:val="none" w:sz="8" w:space="0" w:color="000000"/>
            </w:tcBorders>
            <w:shd w:val="clear" w:color="auto" w:fill="FFFFFF"/>
            <w:tcMar>
              <w:top w:w="0" w:type="dxa"/>
              <w:left w:w="0" w:type="dxa"/>
              <w:bottom w:w="0" w:type="dxa"/>
              <w:right w:w="0" w:type="dxa"/>
            </w:tcMar>
            <w:vAlign w:val="center"/>
          </w:tcPr>
          <w:p w14:paraId="5485132D" w14:textId="77777777" w:rsidR="00686A23" w:rsidRDefault="00686A23">
            <w:pPr>
              <w:widowControl w:val="0"/>
              <w:spacing w:line="480" w:lineRule="atLeast"/>
              <w:jc w:val="center"/>
              <w:rPr>
                <w:rFonts w:ascii="Arial" w:hAnsi="Arial"/>
              </w:rPr>
            </w:pPr>
            <w:r>
              <w:rPr>
                <w:rFonts w:ascii="Arial" w:hAnsi="Arial"/>
              </w:rPr>
              <w:t>$884.43</w:t>
            </w:r>
          </w:p>
        </w:tc>
        <w:tc>
          <w:tcPr>
            <w:tcW w:w="1900" w:type="dxa"/>
            <w:tcBorders>
              <w:top w:val="none" w:sz="8" w:space="0" w:color="000000"/>
              <w:left w:val="none" w:sz="8" w:space="0" w:color="000000"/>
              <w:bottom w:val="none" w:sz="8" w:space="0" w:color="000000"/>
              <w:right w:val="none" w:sz="8" w:space="0" w:color="000000"/>
            </w:tcBorders>
            <w:shd w:val="clear" w:color="auto" w:fill="FFFFFF"/>
            <w:tcMar>
              <w:top w:w="0" w:type="dxa"/>
              <w:left w:w="0" w:type="dxa"/>
              <w:bottom w:w="0" w:type="dxa"/>
              <w:right w:w="0" w:type="dxa"/>
            </w:tcMar>
            <w:vAlign w:val="center"/>
          </w:tcPr>
          <w:p w14:paraId="103D8256" w14:textId="77777777" w:rsidR="00686A23" w:rsidRDefault="00686A23">
            <w:pPr>
              <w:widowControl w:val="0"/>
              <w:spacing w:line="480" w:lineRule="atLeast"/>
              <w:jc w:val="center"/>
              <w:rPr>
                <w:rFonts w:ascii="Arial" w:hAnsi="Arial"/>
              </w:rPr>
            </w:pPr>
            <w:r>
              <w:rPr>
                <w:rFonts w:ascii="Arial" w:hAnsi="Arial"/>
              </w:rPr>
              <w:t>-11.56%</w:t>
            </w:r>
          </w:p>
        </w:tc>
        <w:tc>
          <w:tcPr>
            <w:tcW w:w="1060" w:type="dxa"/>
            <w:tcBorders>
              <w:top w:val="none" w:sz="8" w:space="0" w:color="000000"/>
              <w:left w:val="none" w:sz="8" w:space="0" w:color="000000"/>
              <w:bottom w:val="none" w:sz="8" w:space="0" w:color="000000"/>
              <w:right w:val="none" w:sz="16" w:space="0" w:color="000000"/>
            </w:tcBorders>
            <w:shd w:val="clear" w:color="auto" w:fill="FFFFFF"/>
            <w:tcMar>
              <w:top w:w="0" w:type="dxa"/>
              <w:left w:w="0" w:type="dxa"/>
              <w:bottom w:w="0" w:type="dxa"/>
              <w:right w:w="0" w:type="dxa"/>
            </w:tcMar>
            <w:vAlign w:val="center"/>
          </w:tcPr>
          <w:p w14:paraId="22BDE0AE" w14:textId="77777777" w:rsidR="00686A23" w:rsidRDefault="00686A23">
            <w:pPr>
              <w:widowControl w:val="0"/>
              <w:spacing w:line="480" w:lineRule="atLeast"/>
              <w:jc w:val="center"/>
              <w:rPr>
                <w:rFonts w:ascii="Arial" w:hAnsi="Arial"/>
              </w:rPr>
            </w:pPr>
            <w:r>
              <w:rPr>
                <w:rFonts w:ascii="Arial" w:hAnsi="Arial"/>
              </w:rPr>
              <w:t>6.00%</w:t>
            </w:r>
          </w:p>
        </w:tc>
      </w:tr>
      <w:tr w:rsidR="00686A23" w14:paraId="0EF5F520" w14:textId="77777777">
        <w:trPr>
          <w:cantSplit/>
          <w:trHeight w:val="340"/>
          <w:jc w:val="center"/>
        </w:trPr>
        <w:tc>
          <w:tcPr>
            <w:tcW w:w="1960" w:type="dxa"/>
            <w:tcBorders>
              <w:top w:val="none" w:sz="8" w:space="0" w:color="000000"/>
              <w:left w:val="none" w:sz="16" w:space="0" w:color="000000"/>
              <w:bottom w:val="none" w:sz="8" w:space="0" w:color="000000"/>
              <w:right w:val="none" w:sz="8" w:space="0" w:color="000000"/>
            </w:tcBorders>
            <w:shd w:val="clear" w:color="auto" w:fill="FFFEB1"/>
            <w:tcMar>
              <w:top w:w="0" w:type="dxa"/>
              <w:left w:w="0" w:type="dxa"/>
              <w:bottom w:w="0" w:type="dxa"/>
              <w:right w:w="0" w:type="dxa"/>
            </w:tcMar>
            <w:vAlign w:val="center"/>
          </w:tcPr>
          <w:p w14:paraId="51D3600E" w14:textId="77777777" w:rsidR="00686A23" w:rsidRDefault="00686A23">
            <w:pPr>
              <w:widowControl w:val="0"/>
              <w:spacing w:line="480" w:lineRule="atLeast"/>
              <w:jc w:val="center"/>
              <w:rPr>
                <w:rFonts w:ascii="Arial" w:hAnsi="Arial"/>
              </w:rPr>
            </w:pPr>
            <w:r>
              <w:rPr>
                <w:rFonts w:ascii="Arial" w:hAnsi="Arial"/>
              </w:rPr>
              <w:t>7.0%</w:t>
            </w:r>
          </w:p>
        </w:tc>
        <w:tc>
          <w:tcPr>
            <w:tcW w:w="1360" w:type="dxa"/>
            <w:tcBorders>
              <w:top w:val="none" w:sz="8" w:space="0" w:color="000000"/>
              <w:left w:val="none" w:sz="8" w:space="0" w:color="000000"/>
              <w:bottom w:val="none" w:sz="8" w:space="0" w:color="000000"/>
              <w:right w:val="none" w:sz="8" w:space="0" w:color="000000"/>
            </w:tcBorders>
            <w:shd w:val="clear" w:color="auto" w:fill="FFFEB1"/>
            <w:tcMar>
              <w:top w:w="0" w:type="dxa"/>
              <w:left w:w="0" w:type="dxa"/>
              <w:bottom w:w="0" w:type="dxa"/>
              <w:right w:w="0" w:type="dxa"/>
            </w:tcMar>
            <w:vAlign w:val="center"/>
          </w:tcPr>
          <w:p w14:paraId="3518CA62" w14:textId="77777777" w:rsidR="00686A23" w:rsidRDefault="00686A23">
            <w:pPr>
              <w:widowControl w:val="0"/>
              <w:spacing w:line="480" w:lineRule="atLeast"/>
              <w:jc w:val="center"/>
              <w:rPr>
                <w:rFonts w:ascii="Arial" w:hAnsi="Arial"/>
              </w:rPr>
            </w:pPr>
            <w:r>
              <w:rPr>
                <w:rFonts w:ascii="Arial" w:hAnsi="Arial"/>
              </w:rPr>
              <w:t>1 Year</w:t>
            </w:r>
          </w:p>
        </w:tc>
        <w:tc>
          <w:tcPr>
            <w:tcW w:w="1560" w:type="dxa"/>
            <w:tcBorders>
              <w:top w:val="none" w:sz="8" w:space="0" w:color="000000"/>
              <w:left w:val="none" w:sz="8" w:space="0" w:color="000000"/>
              <w:bottom w:val="none" w:sz="8" w:space="0" w:color="000000"/>
              <w:right w:val="none" w:sz="8" w:space="0" w:color="000000"/>
            </w:tcBorders>
            <w:shd w:val="clear" w:color="auto" w:fill="FFFEB1"/>
            <w:tcMar>
              <w:top w:w="0" w:type="dxa"/>
              <w:left w:w="0" w:type="dxa"/>
              <w:bottom w:w="0" w:type="dxa"/>
              <w:right w:w="0" w:type="dxa"/>
            </w:tcMar>
            <w:vAlign w:val="center"/>
          </w:tcPr>
          <w:p w14:paraId="1318EE84" w14:textId="77777777" w:rsidR="00686A23" w:rsidRDefault="00686A23">
            <w:pPr>
              <w:widowControl w:val="0"/>
              <w:spacing w:line="480" w:lineRule="atLeast"/>
              <w:jc w:val="center"/>
              <w:rPr>
                <w:rFonts w:ascii="Arial" w:hAnsi="Arial"/>
              </w:rPr>
            </w:pPr>
            <w:r>
              <w:rPr>
                <w:rFonts w:ascii="Arial" w:hAnsi="Arial"/>
              </w:rPr>
              <w:t>$981.00</w:t>
            </w:r>
          </w:p>
        </w:tc>
        <w:tc>
          <w:tcPr>
            <w:tcW w:w="1900" w:type="dxa"/>
            <w:tcBorders>
              <w:top w:val="none" w:sz="8" w:space="0" w:color="000000"/>
              <w:left w:val="none" w:sz="8" w:space="0" w:color="000000"/>
              <w:bottom w:val="none" w:sz="8" w:space="0" w:color="000000"/>
              <w:right w:val="none" w:sz="8" w:space="0" w:color="000000"/>
            </w:tcBorders>
            <w:shd w:val="clear" w:color="auto" w:fill="FFFEB1"/>
            <w:tcMar>
              <w:top w:w="0" w:type="dxa"/>
              <w:left w:w="0" w:type="dxa"/>
              <w:bottom w:w="0" w:type="dxa"/>
              <w:right w:w="0" w:type="dxa"/>
            </w:tcMar>
            <w:vAlign w:val="center"/>
          </w:tcPr>
          <w:p w14:paraId="3E82FA6C" w14:textId="77777777" w:rsidR="00686A23" w:rsidRDefault="00686A23">
            <w:pPr>
              <w:widowControl w:val="0"/>
              <w:spacing w:line="480" w:lineRule="atLeast"/>
              <w:jc w:val="center"/>
              <w:rPr>
                <w:rFonts w:ascii="Arial" w:hAnsi="Arial"/>
              </w:rPr>
            </w:pPr>
            <w:r>
              <w:rPr>
                <w:rFonts w:ascii="Arial" w:hAnsi="Arial"/>
              </w:rPr>
              <w:t>-1.90%</w:t>
            </w:r>
          </w:p>
        </w:tc>
        <w:tc>
          <w:tcPr>
            <w:tcW w:w="1060" w:type="dxa"/>
            <w:tcBorders>
              <w:top w:val="none" w:sz="8" w:space="0" w:color="000000"/>
              <w:left w:val="none" w:sz="8" w:space="0" w:color="000000"/>
              <w:bottom w:val="none" w:sz="8" w:space="0" w:color="000000"/>
              <w:right w:val="none" w:sz="16" w:space="0" w:color="000000"/>
            </w:tcBorders>
            <w:shd w:val="clear" w:color="auto" w:fill="FFFEB1"/>
            <w:tcMar>
              <w:top w:w="0" w:type="dxa"/>
              <w:left w:w="0" w:type="dxa"/>
              <w:bottom w:w="0" w:type="dxa"/>
              <w:right w:w="0" w:type="dxa"/>
            </w:tcMar>
            <w:vAlign w:val="center"/>
          </w:tcPr>
          <w:p w14:paraId="41CDCB1D" w14:textId="77777777" w:rsidR="00686A23" w:rsidRDefault="00686A23">
            <w:pPr>
              <w:widowControl w:val="0"/>
              <w:spacing w:line="480" w:lineRule="atLeast"/>
              <w:jc w:val="center"/>
              <w:rPr>
                <w:rFonts w:ascii="Arial" w:hAnsi="Arial"/>
              </w:rPr>
            </w:pPr>
            <w:r>
              <w:rPr>
                <w:rFonts w:ascii="Arial" w:hAnsi="Arial"/>
              </w:rPr>
              <w:t>7.00%</w:t>
            </w:r>
          </w:p>
        </w:tc>
      </w:tr>
      <w:tr w:rsidR="00686A23" w14:paraId="66E32257" w14:textId="77777777">
        <w:trPr>
          <w:cantSplit/>
          <w:trHeight w:val="340"/>
          <w:jc w:val="center"/>
        </w:trPr>
        <w:tc>
          <w:tcPr>
            <w:tcW w:w="1960" w:type="dxa"/>
            <w:tcBorders>
              <w:top w:val="none" w:sz="8" w:space="0" w:color="000000"/>
              <w:left w:val="none" w:sz="16" w:space="0" w:color="000000"/>
              <w:bottom w:val="none" w:sz="8" w:space="0" w:color="000000"/>
              <w:right w:val="none" w:sz="8" w:space="0" w:color="000000"/>
            </w:tcBorders>
            <w:shd w:val="clear" w:color="auto" w:fill="FFFFFF"/>
            <w:tcMar>
              <w:top w:w="0" w:type="dxa"/>
              <w:left w:w="0" w:type="dxa"/>
              <w:bottom w:w="0" w:type="dxa"/>
              <w:right w:w="0" w:type="dxa"/>
            </w:tcMar>
            <w:vAlign w:val="center"/>
          </w:tcPr>
          <w:p w14:paraId="0CC97B16" w14:textId="77777777" w:rsidR="00686A23" w:rsidRDefault="00686A23">
            <w:pPr>
              <w:widowControl w:val="0"/>
              <w:spacing w:line="480" w:lineRule="atLeast"/>
              <w:jc w:val="center"/>
              <w:rPr>
                <w:rFonts w:ascii="Arial" w:hAnsi="Arial"/>
              </w:rPr>
            </w:pPr>
            <w:r>
              <w:rPr>
                <w:rFonts w:ascii="Arial" w:hAnsi="Arial"/>
              </w:rPr>
              <w:t>7.0%</w:t>
            </w:r>
          </w:p>
        </w:tc>
        <w:tc>
          <w:tcPr>
            <w:tcW w:w="1360" w:type="dxa"/>
            <w:tcBorders>
              <w:top w:val="none" w:sz="8" w:space="0" w:color="000000"/>
              <w:left w:val="none" w:sz="8" w:space="0" w:color="000000"/>
              <w:bottom w:val="none" w:sz="8" w:space="0" w:color="000000"/>
              <w:right w:val="none" w:sz="8" w:space="0" w:color="000000"/>
            </w:tcBorders>
            <w:shd w:val="clear" w:color="auto" w:fill="FFFFFF"/>
            <w:tcMar>
              <w:top w:w="0" w:type="dxa"/>
              <w:left w:w="0" w:type="dxa"/>
              <w:bottom w:w="0" w:type="dxa"/>
              <w:right w:w="0" w:type="dxa"/>
            </w:tcMar>
            <w:vAlign w:val="center"/>
          </w:tcPr>
          <w:p w14:paraId="28839FC9" w14:textId="77777777" w:rsidR="00686A23" w:rsidRDefault="00686A23">
            <w:pPr>
              <w:widowControl w:val="0"/>
              <w:spacing w:line="480" w:lineRule="atLeast"/>
              <w:jc w:val="center"/>
              <w:rPr>
                <w:rFonts w:ascii="Arial" w:hAnsi="Arial"/>
              </w:rPr>
            </w:pPr>
            <w:r>
              <w:rPr>
                <w:rFonts w:ascii="Arial" w:hAnsi="Arial"/>
              </w:rPr>
              <w:t>5 Years</w:t>
            </w:r>
          </w:p>
        </w:tc>
        <w:tc>
          <w:tcPr>
            <w:tcW w:w="1560" w:type="dxa"/>
            <w:tcBorders>
              <w:top w:val="none" w:sz="8" w:space="0" w:color="000000"/>
              <w:left w:val="none" w:sz="8" w:space="0" w:color="000000"/>
              <w:bottom w:val="none" w:sz="8" w:space="0" w:color="000000"/>
              <w:right w:val="none" w:sz="8" w:space="0" w:color="000000"/>
            </w:tcBorders>
            <w:shd w:val="clear" w:color="auto" w:fill="FFFFFF"/>
            <w:tcMar>
              <w:top w:w="0" w:type="dxa"/>
              <w:left w:w="0" w:type="dxa"/>
              <w:bottom w:w="0" w:type="dxa"/>
              <w:right w:w="0" w:type="dxa"/>
            </w:tcMar>
            <w:vAlign w:val="center"/>
          </w:tcPr>
          <w:p w14:paraId="5C959C9D" w14:textId="77777777" w:rsidR="00686A23" w:rsidRDefault="00686A23">
            <w:pPr>
              <w:widowControl w:val="0"/>
              <w:spacing w:line="480" w:lineRule="atLeast"/>
              <w:jc w:val="center"/>
              <w:rPr>
                <w:rFonts w:ascii="Arial" w:hAnsi="Arial"/>
              </w:rPr>
            </w:pPr>
            <w:r>
              <w:rPr>
                <w:rFonts w:ascii="Arial" w:hAnsi="Arial"/>
              </w:rPr>
              <w:t>$916.83</w:t>
            </w:r>
          </w:p>
        </w:tc>
        <w:tc>
          <w:tcPr>
            <w:tcW w:w="1900" w:type="dxa"/>
            <w:tcBorders>
              <w:top w:val="none" w:sz="8" w:space="0" w:color="000000"/>
              <w:left w:val="none" w:sz="8" w:space="0" w:color="000000"/>
              <w:bottom w:val="none" w:sz="8" w:space="0" w:color="000000"/>
              <w:right w:val="none" w:sz="8" w:space="0" w:color="000000"/>
            </w:tcBorders>
            <w:shd w:val="clear" w:color="auto" w:fill="FFFFFF"/>
            <w:tcMar>
              <w:top w:w="0" w:type="dxa"/>
              <w:left w:w="0" w:type="dxa"/>
              <w:bottom w:w="0" w:type="dxa"/>
              <w:right w:w="0" w:type="dxa"/>
            </w:tcMar>
            <w:vAlign w:val="center"/>
          </w:tcPr>
          <w:p w14:paraId="72A60E85" w14:textId="77777777" w:rsidR="00686A23" w:rsidRDefault="00686A23">
            <w:pPr>
              <w:widowControl w:val="0"/>
              <w:spacing w:line="480" w:lineRule="atLeast"/>
              <w:jc w:val="center"/>
              <w:rPr>
                <w:rFonts w:ascii="Arial" w:hAnsi="Arial"/>
              </w:rPr>
            </w:pPr>
            <w:r>
              <w:rPr>
                <w:rFonts w:ascii="Arial" w:hAnsi="Arial"/>
              </w:rPr>
              <w:t>-8.32%</w:t>
            </w:r>
          </w:p>
        </w:tc>
        <w:tc>
          <w:tcPr>
            <w:tcW w:w="1060" w:type="dxa"/>
            <w:tcBorders>
              <w:top w:val="none" w:sz="8" w:space="0" w:color="000000"/>
              <w:left w:val="none" w:sz="8" w:space="0" w:color="000000"/>
              <w:bottom w:val="none" w:sz="8" w:space="0" w:color="000000"/>
              <w:right w:val="none" w:sz="16" w:space="0" w:color="000000"/>
            </w:tcBorders>
            <w:shd w:val="clear" w:color="auto" w:fill="FFFFFF"/>
            <w:tcMar>
              <w:top w:w="0" w:type="dxa"/>
              <w:left w:w="0" w:type="dxa"/>
              <w:bottom w:w="0" w:type="dxa"/>
              <w:right w:w="0" w:type="dxa"/>
            </w:tcMar>
            <w:vAlign w:val="center"/>
          </w:tcPr>
          <w:p w14:paraId="6787FC33" w14:textId="77777777" w:rsidR="00686A23" w:rsidRDefault="00686A23">
            <w:pPr>
              <w:widowControl w:val="0"/>
              <w:spacing w:line="480" w:lineRule="atLeast"/>
              <w:jc w:val="center"/>
              <w:rPr>
                <w:rFonts w:ascii="Arial" w:hAnsi="Arial"/>
              </w:rPr>
            </w:pPr>
            <w:r>
              <w:rPr>
                <w:rFonts w:ascii="Arial" w:hAnsi="Arial"/>
              </w:rPr>
              <w:t>7.00%</w:t>
            </w:r>
          </w:p>
        </w:tc>
      </w:tr>
      <w:tr w:rsidR="00686A23" w14:paraId="55319CDA" w14:textId="77777777">
        <w:trPr>
          <w:cantSplit/>
          <w:trHeight w:val="340"/>
          <w:jc w:val="center"/>
        </w:trPr>
        <w:tc>
          <w:tcPr>
            <w:tcW w:w="1960" w:type="dxa"/>
            <w:tcBorders>
              <w:top w:val="none" w:sz="8" w:space="0" w:color="000000"/>
              <w:left w:val="none" w:sz="16" w:space="0" w:color="000000"/>
              <w:bottom w:val="none" w:sz="8" w:space="0" w:color="000000"/>
              <w:right w:val="none" w:sz="8" w:space="0" w:color="000000"/>
            </w:tcBorders>
            <w:shd w:val="clear" w:color="auto" w:fill="FFFEB1"/>
            <w:tcMar>
              <w:top w:w="0" w:type="dxa"/>
              <w:left w:w="0" w:type="dxa"/>
              <w:bottom w:w="0" w:type="dxa"/>
              <w:right w:w="0" w:type="dxa"/>
            </w:tcMar>
            <w:vAlign w:val="center"/>
          </w:tcPr>
          <w:p w14:paraId="32A96070" w14:textId="77777777" w:rsidR="00686A23" w:rsidRDefault="00686A23">
            <w:pPr>
              <w:widowControl w:val="0"/>
              <w:spacing w:line="480" w:lineRule="atLeast"/>
              <w:jc w:val="center"/>
              <w:rPr>
                <w:rFonts w:ascii="Arial" w:hAnsi="Arial"/>
              </w:rPr>
            </w:pPr>
            <w:r>
              <w:rPr>
                <w:rFonts w:ascii="Arial" w:hAnsi="Arial"/>
              </w:rPr>
              <w:t>7.0%</w:t>
            </w:r>
          </w:p>
        </w:tc>
        <w:tc>
          <w:tcPr>
            <w:tcW w:w="1360" w:type="dxa"/>
            <w:tcBorders>
              <w:top w:val="none" w:sz="8" w:space="0" w:color="000000"/>
              <w:left w:val="none" w:sz="8" w:space="0" w:color="000000"/>
              <w:bottom w:val="none" w:sz="8" w:space="0" w:color="000000"/>
              <w:right w:val="none" w:sz="8" w:space="0" w:color="000000"/>
            </w:tcBorders>
            <w:shd w:val="clear" w:color="auto" w:fill="FFFEB1"/>
            <w:tcMar>
              <w:top w:w="0" w:type="dxa"/>
              <w:left w:w="0" w:type="dxa"/>
              <w:bottom w:w="0" w:type="dxa"/>
              <w:right w:w="0" w:type="dxa"/>
            </w:tcMar>
            <w:vAlign w:val="center"/>
          </w:tcPr>
          <w:p w14:paraId="26E573B1" w14:textId="77777777" w:rsidR="00686A23" w:rsidRDefault="00686A23">
            <w:pPr>
              <w:widowControl w:val="0"/>
              <w:spacing w:line="480" w:lineRule="atLeast"/>
              <w:jc w:val="center"/>
              <w:rPr>
                <w:rFonts w:ascii="Arial" w:hAnsi="Arial"/>
              </w:rPr>
            </w:pPr>
            <w:r>
              <w:rPr>
                <w:rFonts w:ascii="Arial" w:hAnsi="Arial"/>
              </w:rPr>
              <w:t>10 Years</w:t>
            </w:r>
          </w:p>
        </w:tc>
        <w:tc>
          <w:tcPr>
            <w:tcW w:w="1560" w:type="dxa"/>
            <w:tcBorders>
              <w:top w:val="none" w:sz="8" w:space="0" w:color="000000"/>
              <w:left w:val="none" w:sz="8" w:space="0" w:color="000000"/>
              <w:bottom w:val="none" w:sz="8" w:space="0" w:color="000000"/>
              <w:right w:val="none" w:sz="8" w:space="0" w:color="000000"/>
            </w:tcBorders>
            <w:shd w:val="clear" w:color="auto" w:fill="FFFEB1"/>
            <w:tcMar>
              <w:top w:w="0" w:type="dxa"/>
              <w:left w:w="0" w:type="dxa"/>
              <w:bottom w:w="0" w:type="dxa"/>
              <w:right w:w="0" w:type="dxa"/>
            </w:tcMar>
            <w:vAlign w:val="center"/>
          </w:tcPr>
          <w:p w14:paraId="4B942052" w14:textId="77777777" w:rsidR="00686A23" w:rsidRDefault="00686A23">
            <w:pPr>
              <w:widowControl w:val="0"/>
              <w:spacing w:line="480" w:lineRule="atLeast"/>
              <w:jc w:val="center"/>
              <w:rPr>
                <w:rFonts w:ascii="Arial" w:hAnsi="Arial"/>
              </w:rPr>
            </w:pPr>
            <w:r>
              <w:rPr>
                <w:rFonts w:ascii="Arial" w:hAnsi="Arial"/>
              </w:rPr>
              <w:t>$857.88</w:t>
            </w:r>
          </w:p>
        </w:tc>
        <w:tc>
          <w:tcPr>
            <w:tcW w:w="1900" w:type="dxa"/>
            <w:tcBorders>
              <w:top w:val="none" w:sz="8" w:space="0" w:color="000000"/>
              <w:left w:val="none" w:sz="8" w:space="0" w:color="000000"/>
              <w:bottom w:val="none" w:sz="8" w:space="0" w:color="000000"/>
              <w:right w:val="none" w:sz="8" w:space="0" w:color="000000"/>
            </w:tcBorders>
            <w:shd w:val="clear" w:color="auto" w:fill="FFFEB1"/>
            <w:tcMar>
              <w:top w:w="0" w:type="dxa"/>
              <w:left w:w="0" w:type="dxa"/>
              <w:bottom w:w="0" w:type="dxa"/>
              <w:right w:w="0" w:type="dxa"/>
            </w:tcMar>
            <w:vAlign w:val="center"/>
          </w:tcPr>
          <w:p w14:paraId="0CA8CD86" w14:textId="77777777" w:rsidR="00686A23" w:rsidRDefault="00686A23">
            <w:pPr>
              <w:widowControl w:val="0"/>
              <w:spacing w:line="480" w:lineRule="atLeast"/>
              <w:jc w:val="center"/>
              <w:rPr>
                <w:rFonts w:ascii="Arial" w:hAnsi="Arial"/>
              </w:rPr>
            </w:pPr>
            <w:r>
              <w:rPr>
                <w:rFonts w:ascii="Arial" w:hAnsi="Arial"/>
              </w:rPr>
              <w:t>-14.21%</w:t>
            </w:r>
          </w:p>
        </w:tc>
        <w:tc>
          <w:tcPr>
            <w:tcW w:w="1060" w:type="dxa"/>
            <w:tcBorders>
              <w:top w:val="none" w:sz="8" w:space="0" w:color="000000"/>
              <w:left w:val="none" w:sz="8" w:space="0" w:color="000000"/>
              <w:bottom w:val="none" w:sz="8" w:space="0" w:color="000000"/>
              <w:right w:val="none" w:sz="16" w:space="0" w:color="000000"/>
            </w:tcBorders>
            <w:shd w:val="clear" w:color="auto" w:fill="FFFEB1"/>
            <w:tcMar>
              <w:top w:w="0" w:type="dxa"/>
              <w:left w:w="0" w:type="dxa"/>
              <w:bottom w:w="0" w:type="dxa"/>
              <w:right w:w="0" w:type="dxa"/>
            </w:tcMar>
            <w:vAlign w:val="center"/>
          </w:tcPr>
          <w:p w14:paraId="42E13817" w14:textId="77777777" w:rsidR="00686A23" w:rsidRDefault="00686A23">
            <w:pPr>
              <w:widowControl w:val="0"/>
              <w:spacing w:line="480" w:lineRule="atLeast"/>
              <w:jc w:val="center"/>
              <w:rPr>
                <w:rFonts w:ascii="Arial" w:hAnsi="Arial"/>
              </w:rPr>
            </w:pPr>
            <w:r>
              <w:rPr>
                <w:rFonts w:ascii="Arial" w:hAnsi="Arial"/>
              </w:rPr>
              <w:t>7.00%</w:t>
            </w:r>
          </w:p>
        </w:tc>
      </w:tr>
      <w:tr w:rsidR="00686A23" w14:paraId="5E697245" w14:textId="77777777">
        <w:trPr>
          <w:cantSplit/>
          <w:trHeight w:val="340"/>
          <w:jc w:val="center"/>
        </w:trPr>
        <w:tc>
          <w:tcPr>
            <w:tcW w:w="1960" w:type="dxa"/>
            <w:tcBorders>
              <w:top w:val="none" w:sz="8" w:space="0" w:color="000000"/>
              <w:left w:val="none" w:sz="16" w:space="0" w:color="000000"/>
              <w:bottom w:val="none" w:sz="8" w:space="0" w:color="000000"/>
              <w:right w:val="none" w:sz="8" w:space="0" w:color="000000"/>
            </w:tcBorders>
            <w:shd w:val="clear" w:color="auto" w:fill="FFFFFF"/>
            <w:tcMar>
              <w:top w:w="0" w:type="dxa"/>
              <w:left w:w="0" w:type="dxa"/>
              <w:bottom w:w="0" w:type="dxa"/>
              <w:right w:w="0" w:type="dxa"/>
            </w:tcMar>
            <w:vAlign w:val="center"/>
          </w:tcPr>
          <w:p w14:paraId="6B5B3082" w14:textId="77777777" w:rsidR="00686A23" w:rsidRDefault="00686A23">
            <w:pPr>
              <w:widowControl w:val="0"/>
              <w:spacing w:line="480" w:lineRule="atLeast"/>
              <w:jc w:val="center"/>
              <w:rPr>
                <w:rFonts w:ascii="Arial" w:hAnsi="Arial"/>
              </w:rPr>
            </w:pPr>
            <w:r>
              <w:rPr>
                <w:rFonts w:ascii="Arial" w:hAnsi="Arial"/>
              </w:rPr>
              <w:t>7.0%</w:t>
            </w:r>
          </w:p>
        </w:tc>
        <w:tc>
          <w:tcPr>
            <w:tcW w:w="1360" w:type="dxa"/>
            <w:tcBorders>
              <w:top w:val="none" w:sz="8" w:space="0" w:color="000000"/>
              <w:left w:val="none" w:sz="8" w:space="0" w:color="000000"/>
              <w:bottom w:val="none" w:sz="8" w:space="0" w:color="000000"/>
              <w:right w:val="none" w:sz="8" w:space="0" w:color="000000"/>
            </w:tcBorders>
            <w:shd w:val="clear" w:color="auto" w:fill="FFFFFF"/>
            <w:tcMar>
              <w:top w:w="0" w:type="dxa"/>
              <w:left w:w="0" w:type="dxa"/>
              <w:bottom w:w="0" w:type="dxa"/>
              <w:right w:w="0" w:type="dxa"/>
            </w:tcMar>
            <w:vAlign w:val="center"/>
          </w:tcPr>
          <w:p w14:paraId="2460D8D9" w14:textId="77777777" w:rsidR="00686A23" w:rsidRDefault="00686A23">
            <w:pPr>
              <w:widowControl w:val="0"/>
              <w:spacing w:line="480" w:lineRule="atLeast"/>
              <w:jc w:val="center"/>
              <w:rPr>
                <w:rFonts w:ascii="Arial" w:hAnsi="Arial"/>
              </w:rPr>
            </w:pPr>
            <w:r>
              <w:rPr>
                <w:rFonts w:ascii="Arial" w:hAnsi="Arial"/>
              </w:rPr>
              <w:t>20 Years</w:t>
            </w:r>
          </w:p>
        </w:tc>
        <w:tc>
          <w:tcPr>
            <w:tcW w:w="1560" w:type="dxa"/>
            <w:tcBorders>
              <w:top w:val="none" w:sz="8" w:space="0" w:color="000000"/>
              <w:left w:val="none" w:sz="8" w:space="0" w:color="000000"/>
              <w:bottom w:val="none" w:sz="8" w:space="0" w:color="000000"/>
              <w:right w:val="none" w:sz="8" w:space="0" w:color="000000"/>
            </w:tcBorders>
            <w:shd w:val="clear" w:color="auto" w:fill="FFFFFF"/>
            <w:tcMar>
              <w:top w:w="0" w:type="dxa"/>
              <w:left w:w="0" w:type="dxa"/>
              <w:bottom w:w="0" w:type="dxa"/>
              <w:right w:w="0" w:type="dxa"/>
            </w:tcMar>
            <w:vAlign w:val="center"/>
          </w:tcPr>
          <w:p w14:paraId="326BCCC8" w14:textId="77777777" w:rsidR="00686A23" w:rsidRDefault="00686A23">
            <w:pPr>
              <w:widowControl w:val="0"/>
              <w:spacing w:line="480" w:lineRule="atLeast"/>
              <w:jc w:val="center"/>
              <w:rPr>
                <w:rFonts w:ascii="Arial" w:hAnsi="Arial"/>
              </w:rPr>
            </w:pPr>
            <w:r>
              <w:rPr>
                <w:rFonts w:ascii="Arial" w:hAnsi="Arial"/>
              </w:rPr>
              <w:t>$786.45</w:t>
            </w:r>
          </w:p>
        </w:tc>
        <w:tc>
          <w:tcPr>
            <w:tcW w:w="1900" w:type="dxa"/>
            <w:tcBorders>
              <w:top w:val="none" w:sz="8" w:space="0" w:color="000000"/>
              <w:left w:val="none" w:sz="8" w:space="0" w:color="000000"/>
              <w:bottom w:val="none" w:sz="8" w:space="0" w:color="000000"/>
              <w:right w:val="none" w:sz="8" w:space="0" w:color="000000"/>
            </w:tcBorders>
            <w:shd w:val="clear" w:color="auto" w:fill="FFFFFF"/>
            <w:tcMar>
              <w:top w:w="0" w:type="dxa"/>
              <w:left w:w="0" w:type="dxa"/>
              <w:bottom w:w="0" w:type="dxa"/>
              <w:right w:w="0" w:type="dxa"/>
            </w:tcMar>
            <w:vAlign w:val="center"/>
          </w:tcPr>
          <w:p w14:paraId="6C9BE73A" w14:textId="77777777" w:rsidR="00686A23" w:rsidRDefault="00686A23">
            <w:pPr>
              <w:widowControl w:val="0"/>
              <w:spacing w:line="480" w:lineRule="atLeast"/>
              <w:jc w:val="center"/>
              <w:rPr>
                <w:rFonts w:ascii="Arial" w:hAnsi="Arial"/>
              </w:rPr>
            </w:pPr>
            <w:r>
              <w:rPr>
                <w:rFonts w:ascii="Arial" w:hAnsi="Arial"/>
              </w:rPr>
              <w:t>-21.36%</w:t>
            </w:r>
          </w:p>
        </w:tc>
        <w:tc>
          <w:tcPr>
            <w:tcW w:w="1060" w:type="dxa"/>
            <w:tcBorders>
              <w:top w:val="none" w:sz="8" w:space="0" w:color="000000"/>
              <w:left w:val="none" w:sz="8" w:space="0" w:color="000000"/>
              <w:bottom w:val="none" w:sz="8" w:space="0" w:color="000000"/>
              <w:right w:val="none" w:sz="16" w:space="0" w:color="000000"/>
            </w:tcBorders>
            <w:shd w:val="clear" w:color="auto" w:fill="FFFFFF"/>
            <w:tcMar>
              <w:top w:w="0" w:type="dxa"/>
              <w:left w:w="0" w:type="dxa"/>
              <w:bottom w:w="0" w:type="dxa"/>
              <w:right w:w="0" w:type="dxa"/>
            </w:tcMar>
            <w:vAlign w:val="center"/>
          </w:tcPr>
          <w:p w14:paraId="34027C5B" w14:textId="77777777" w:rsidR="00686A23" w:rsidRDefault="00686A23">
            <w:pPr>
              <w:widowControl w:val="0"/>
              <w:spacing w:line="480" w:lineRule="atLeast"/>
              <w:jc w:val="center"/>
              <w:rPr>
                <w:rFonts w:ascii="Arial" w:hAnsi="Arial"/>
              </w:rPr>
            </w:pPr>
            <w:r>
              <w:rPr>
                <w:rFonts w:ascii="Arial" w:hAnsi="Arial"/>
              </w:rPr>
              <w:t>7.00%</w:t>
            </w:r>
          </w:p>
        </w:tc>
      </w:tr>
      <w:tr w:rsidR="00686A23" w14:paraId="34EC6BFE" w14:textId="77777777">
        <w:trPr>
          <w:cantSplit/>
          <w:trHeight w:val="340"/>
          <w:jc w:val="center"/>
        </w:trPr>
        <w:tc>
          <w:tcPr>
            <w:tcW w:w="1960" w:type="dxa"/>
            <w:tcBorders>
              <w:top w:val="none" w:sz="8" w:space="0" w:color="000000"/>
              <w:left w:val="none" w:sz="16" w:space="0" w:color="000000"/>
              <w:bottom w:val="none" w:sz="8" w:space="0" w:color="000000"/>
              <w:right w:val="none" w:sz="8" w:space="0" w:color="000000"/>
            </w:tcBorders>
            <w:shd w:val="clear" w:color="auto" w:fill="FFFEB1"/>
            <w:tcMar>
              <w:top w:w="0" w:type="dxa"/>
              <w:left w:w="0" w:type="dxa"/>
              <w:bottom w:w="0" w:type="dxa"/>
              <w:right w:w="0" w:type="dxa"/>
            </w:tcMar>
            <w:vAlign w:val="center"/>
          </w:tcPr>
          <w:p w14:paraId="0E519849" w14:textId="77777777" w:rsidR="00686A23" w:rsidRDefault="00686A23">
            <w:pPr>
              <w:widowControl w:val="0"/>
              <w:spacing w:line="480" w:lineRule="atLeast"/>
              <w:jc w:val="center"/>
              <w:rPr>
                <w:rFonts w:ascii="Arial" w:hAnsi="Arial"/>
              </w:rPr>
            </w:pPr>
            <w:r>
              <w:rPr>
                <w:rFonts w:ascii="Arial" w:hAnsi="Arial"/>
              </w:rPr>
              <w:t>8.0%</w:t>
            </w:r>
          </w:p>
        </w:tc>
        <w:tc>
          <w:tcPr>
            <w:tcW w:w="1360" w:type="dxa"/>
            <w:tcBorders>
              <w:top w:val="none" w:sz="8" w:space="0" w:color="000000"/>
              <w:left w:val="none" w:sz="8" w:space="0" w:color="000000"/>
              <w:bottom w:val="none" w:sz="8" w:space="0" w:color="000000"/>
              <w:right w:val="none" w:sz="8" w:space="0" w:color="000000"/>
            </w:tcBorders>
            <w:shd w:val="clear" w:color="auto" w:fill="FFFEB1"/>
            <w:tcMar>
              <w:top w:w="0" w:type="dxa"/>
              <w:left w:w="0" w:type="dxa"/>
              <w:bottom w:w="0" w:type="dxa"/>
              <w:right w:w="0" w:type="dxa"/>
            </w:tcMar>
            <w:vAlign w:val="center"/>
          </w:tcPr>
          <w:p w14:paraId="6B4BEC7A" w14:textId="77777777" w:rsidR="00686A23" w:rsidRDefault="00686A23">
            <w:pPr>
              <w:widowControl w:val="0"/>
              <w:spacing w:line="480" w:lineRule="atLeast"/>
              <w:jc w:val="center"/>
              <w:rPr>
                <w:rFonts w:ascii="Arial" w:hAnsi="Arial"/>
              </w:rPr>
            </w:pPr>
            <w:r>
              <w:rPr>
                <w:rFonts w:ascii="Arial" w:hAnsi="Arial"/>
              </w:rPr>
              <w:t>1 Year</w:t>
            </w:r>
          </w:p>
        </w:tc>
        <w:tc>
          <w:tcPr>
            <w:tcW w:w="1560" w:type="dxa"/>
            <w:tcBorders>
              <w:top w:val="none" w:sz="8" w:space="0" w:color="000000"/>
              <w:left w:val="none" w:sz="8" w:space="0" w:color="000000"/>
              <w:bottom w:val="none" w:sz="8" w:space="0" w:color="000000"/>
              <w:right w:val="none" w:sz="8" w:space="0" w:color="000000"/>
            </w:tcBorders>
            <w:shd w:val="clear" w:color="auto" w:fill="FFFEB1"/>
            <w:tcMar>
              <w:top w:w="0" w:type="dxa"/>
              <w:left w:w="0" w:type="dxa"/>
              <w:bottom w:w="0" w:type="dxa"/>
              <w:right w:w="0" w:type="dxa"/>
            </w:tcMar>
            <w:vAlign w:val="center"/>
          </w:tcPr>
          <w:p w14:paraId="5ABBFADB" w14:textId="77777777" w:rsidR="00686A23" w:rsidRDefault="00686A23">
            <w:pPr>
              <w:widowControl w:val="0"/>
              <w:spacing w:line="480" w:lineRule="atLeast"/>
              <w:jc w:val="center"/>
              <w:rPr>
                <w:rFonts w:ascii="Arial" w:hAnsi="Arial"/>
              </w:rPr>
            </w:pPr>
            <w:r>
              <w:rPr>
                <w:rFonts w:ascii="Arial" w:hAnsi="Arial"/>
              </w:rPr>
              <w:t>$971.71</w:t>
            </w:r>
          </w:p>
        </w:tc>
        <w:tc>
          <w:tcPr>
            <w:tcW w:w="1900" w:type="dxa"/>
            <w:tcBorders>
              <w:top w:val="none" w:sz="8" w:space="0" w:color="000000"/>
              <w:left w:val="none" w:sz="8" w:space="0" w:color="000000"/>
              <w:bottom w:val="none" w:sz="8" w:space="0" w:color="000000"/>
              <w:right w:val="none" w:sz="8" w:space="0" w:color="000000"/>
            </w:tcBorders>
            <w:shd w:val="clear" w:color="auto" w:fill="FFFEB1"/>
            <w:tcMar>
              <w:top w:w="0" w:type="dxa"/>
              <w:left w:w="0" w:type="dxa"/>
              <w:bottom w:w="0" w:type="dxa"/>
              <w:right w:w="0" w:type="dxa"/>
            </w:tcMar>
            <w:vAlign w:val="center"/>
          </w:tcPr>
          <w:p w14:paraId="78938B2E" w14:textId="77777777" w:rsidR="00686A23" w:rsidRDefault="00686A23">
            <w:pPr>
              <w:widowControl w:val="0"/>
              <w:spacing w:line="480" w:lineRule="atLeast"/>
              <w:jc w:val="center"/>
              <w:rPr>
                <w:rFonts w:ascii="Arial" w:hAnsi="Arial"/>
              </w:rPr>
            </w:pPr>
            <w:r>
              <w:rPr>
                <w:rFonts w:ascii="Arial" w:hAnsi="Arial"/>
              </w:rPr>
              <w:t>-2.83%</w:t>
            </w:r>
          </w:p>
        </w:tc>
        <w:tc>
          <w:tcPr>
            <w:tcW w:w="1060" w:type="dxa"/>
            <w:tcBorders>
              <w:top w:val="none" w:sz="8" w:space="0" w:color="000000"/>
              <w:left w:val="none" w:sz="8" w:space="0" w:color="000000"/>
              <w:bottom w:val="none" w:sz="8" w:space="0" w:color="000000"/>
              <w:right w:val="none" w:sz="16" w:space="0" w:color="000000"/>
            </w:tcBorders>
            <w:shd w:val="clear" w:color="auto" w:fill="FFFEB1"/>
            <w:tcMar>
              <w:top w:w="0" w:type="dxa"/>
              <w:left w:w="0" w:type="dxa"/>
              <w:bottom w:w="0" w:type="dxa"/>
              <w:right w:w="0" w:type="dxa"/>
            </w:tcMar>
            <w:vAlign w:val="center"/>
          </w:tcPr>
          <w:p w14:paraId="4F4F6BEE" w14:textId="77777777" w:rsidR="00686A23" w:rsidRDefault="00686A23">
            <w:pPr>
              <w:widowControl w:val="0"/>
              <w:spacing w:line="480" w:lineRule="atLeast"/>
              <w:jc w:val="center"/>
              <w:rPr>
                <w:rFonts w:ascii="Arial" w:hAnsi="Arial"/>
              </w:rPr>
            </w:pPr>
            <w:r>
              <w:rPr>
                <w:rFonts w:ascii="Arial" w:hAnsi="Arial"/>
              </w:rPr>
              <w:t>8.00%</w:t>
            </w:r>
          </w:p>
        </w:tc>
      </w:tr>
      <w:tr w:rsidR="00686A23" w14:paraId="1194F6A6" w14:textId="77777777">
        <w:trPr>
          <w:cantSplit/>
          <w:trHeight w:val="340"/>
          <w:jc w:val="center"/>
        </w:trPr>
        <w:tc>
          <w:tcPr>
            <w:tcW w:w="1960" w:type="dxa"/>
            <w:tcBorders>
              <w:top w:val="none" w:sz="8" w:space="0" w:color="000000"/>
              <w:left w:val="none" w:sz="16" w:space="0" w:color="000000"/>
              <w:bottom w:val="none" w:sz="8" w:space="0" w:color="000000"/>
              <w:right w:val="none" w:sz="8" w:space="0" w:color="000000"/>
            </w:tcBorders>
            <w:shd w:val="clear" w:color="auto" w:fill="FFFFFF"/>
            <w:tcMar>
              <w:top w:w="0" w:type="dxa"/>
              <w:left w:w="0" w:type="dxa"/>
              <w:bottom w:w="0" w:type="dxa"/>
              <w:right w:w="0" w:type="dxa"/>
            </w:tcMar>
            <w:vAlign w:val="center"/>
          </w:tcPr>
          <w:p w14:paraId="6CF7C3A4" w14:textId="77777777" w:rsidR="00686A23" w:rsidRDefault="00686A23">
            <w:pPr>
              <w:widowControl w:val="0"/>
              <w:spacing w:line="480" w:lineRule="atLeast"/>
              <w:jc w:val="center"/>
              <w:rPr>
                <w:rFonts w:ascii="Arial" w:hAnsi="Arial"/>
              </w:rPr>
            </w:pPr>
            <w:r>
              <w:rPr>
                <w:rFonts w:ascii="Arial" w:hAnsi="Arial"/>
              </w:rPr>
              <w:t>8.0%</w:t>
            </w:r>
          </w:p>
        </w:tc>
        <w:tc>
          <w:tcPr>
            <w:tcW w:w="1360" w:type="dxa"/>
            <w:tcBorders>
              <w:top w:val="none" w:sz="8" w:space="0" w:color="000000"/>
              <w:left w:val="none" w:sz="8" w:space="0" w:color="000000"/>
              <w:bottom w:val="none" w:sz="8" w:space="0" w:color="000000"/>
              <w:right w:val="none" w:sz="8" w:space="0" w:color="000000"/>
            </w:tcBorders>
            <w:shd w:val="clear" w:color="auto" w:fill="FFFFFF"/>
            <w:tcMar>
              <w:top w:w="0" w:type="dxa"/>
              <w:left w:w="0" w:type="dxa"/>
              <w:bottom w:w="0" w:type="dxa"/>
              <w:right w:w="0" w:type="dxa"/>
            </w:tcMar>
            <w:vAlign w:val="center"/>
          </w:tcPr>
          <w:p w14:paraId="781958A5" w14:textId="77777777" w:rsidR="00686A23" w:rsidRDefault="00686A23">
            <w:pPr>
              <w:widowControl w:val="0"/>
              <w:spacing w:line="480" w:lineRule="atLeast"/>
              <w:jc w:val="center"/>
              <w:rPr>
                <w:rFonts w:ascii="Arial" w:hAnsi="Arial"/>
              </w:rPr>
            </w:pPr>
            <w:r>
              <w:rPr>
                <w:rFonts w:ascii="Arial" w:hAnsi="Arial"/>
              </w:rPr>
              <w:t>5 Years</w:t>
            </w:r>
          </w:p>
        </w:tc>
        <w:tc>
          <w:tcPr>
            <w:tcW w:w="1560" w:type="dxa"/>
            <w:tcBorders>
              <w:top w:val="none" w:sz="8" w:space="0" w:color="000000"/>
              <w:left w:val="none" w:sz="8" w:space="0" w:color="000000"/>
              <w:bottom w:val="none" w:sz="8" w:space="0" w:color="000000"/>
              <w:right w:val="none" w:sz="8" w:space="0" w:color="000000"/>
            </w:tcBorders>
            <w:shd w:val="clear" w:color="auto" w:fill="FFFFFF"/>
            <w:tcMar>
              <w:top w:w="0" w:type="dxa"/>
              <w:left w:w="0" w:type="dxa"/>
              <w:bottom w:w="0" w:type="dxa"/>
              <w:right w:w="0" w:type="dxa"/>
            </w:tcMar>
            <w:vAlign w:val="center"/>
          </w:tcPr>
          <w:p w14:paraId="7F6AABB2" w14:textId="77777777" w:rsidR="00686A23" w:rsidRDefault="00686A23">
            <w:pPr>
              <w:widowControl w:val="0"/>
              <w:spacing w:line="480" w:lineRule="atLeast"/>
              <w:jc w:val="center"/>
              <w:rPr>
                <w:rFonts w:ascii="Arial" w:hAnsi="Arial"/>
              </w:rPr>
            </w:pPr>
            <w:r>
              <w:rPr>
                <w:rFonts w:ascii="Arial" w:hAnsi="Arial"/>
              </w:rPr>
              <w:t>$878.34</w:t>
            </w:r>
          </w:p>
        </w:tc>
        <w:tc>
          <w:tcPr>
            <w:tcW w:w="1900" w:type="dxa"/>
            <w:tcBorders>
              <w:top w:val="none" w:sz="8" w:space="0" w:color="000000"/>
              <w:left w:val="none" w:sz="8" w:space="0" w:color="000000"/>
              <w:bottom w:val="none" w:sz="8" w:space="0" w:color="000000"/>
              <w:right w:val="none" w:sz="8" w:space="0" w:color="000000"/>
            </w:tcBorders>
            <w:shd w:val="clear" w:color="auto" w:fill="FFFFFF"/>
            <w:tcMar>
              <w:top w:w="0" w:type="dxa"/>
              <w:left w:w="0" w:type="dxa"/>
              <w:bottom w:w="0" w:type="dxa"/>
              <w:right w:w="0" w:type="dxa"/>
            </w:tcMar>
            <w:vAlign w:val="center"/>
          </w:tcPr>
          <w:p w14:paraId="3A49D250" w14:textId="77777777" w:rsidR="00686A23" w:rsidRDefault="00686A23">
            <w:pPr>
              <w:widowControl w:val="0"/>
              <w:spacing w:line="480" w:lineRule="atLeast"/>
              <w:jc w:val="center"/>
              <w:rPr>
                <w:rFonts w:ascii="Arial" w:hAnsi="Arial"/>
              </w:rPr>
            </w:pPr>
            <w:r>
              <w:rPr>
                <w:rFonts w:ascii="Arial" w:hAnsi="Arial"/>
              </w:rPr>
              <w:t>-12.17%</w:t>
            </w:r>
          </w:p>
        </w:tc>
        <w:tc>
          <w:tcPr>
            <w:tcW w:w="1060" w:type="dxa"/>
            <w:tcBorders>
              <w:top w:val="none" w:sz="8" w:space="0" w:color="000000"/>
              <w:left w:val="none" w:sz="8" w:space="0" w:color="000000"/>
              <w:bottom w:val="none" w:sz="8" w:space="0" w:color="000000"/>
              <w:right w:val="none" w:sz="16" w:space="0" w:color="000000"/>
            </w:tcBorders>
            <w:shd w:val="clear" w:color="auto" w:fill="FFFFFF"/>
            <w:tcMar>
              <w:top w:w="0" w:type="dxa"/>
              <w:left w:w="0" w:type="dxa"/>
              <w:bottom w:w="0" w:type="dxa"/>
              <w:right w:w="0" w:type="dxa"/>
            </w:tcMar>
            <w:vAlign w:val="center"/>
          </w:tcPr>
          <w:p w14:paraId="3D160A46" w14:textId="77777777" w:rsidR="00686A23" w:rsidRDefault="00686A23">
            <w:pPr>
              <w:widowControl w:val="0"/>
              <w:spacing w:line="480" w:lineRule="atLeast"/>
              <w:jc w:val="center"/>
              <w:rPr>
                <w:rFonts w:ascii="Arial" w:hAnsi="Arial"/>
              </w:rPr>
            </w:pPr>
            <w:r>
              <w:rPr>
                <w:rFonts w:ascii="Arial" w:hAnsi="Arial"/>
              </w:rPr>
              <w:t>8.00%</w:t>
            </w:r>
          </w:p>
        </w:tc>
      </w:tr>
      <w:tr w:rsidR="00686A23" w14:paraId="16EA2A95" w14:textId="77777777">
        <w:trPr>
          <w:cantSplit/>
          <w:trHeight w:val="340"/>
          <w:jc w:val="center"/>
        </w:trPr>
        <w:tc>
          <w:tcPr>
            <w:tcW w:w="1960" w:type="dxa"/>
            <w:tcBorders>
              <w:top w:val="none" w:sz="8" w:space="0" w:color="000000"/>
              <w:left w:val="none" w:sz="16" w:space="0" w:color="000000"/>
              <w:bottom w:val="none" w:sz="8" w:space="0" w:color="000000"/>
              <w:right w:val="none" w:sz="8" w:space="0" w:color="000000"/>
            </w:tcBorders>
            <w:shd w:val="clear" w:color="auto" w:fill="FFFEB1"/>
            <w:tcMar>
              <w:top w:w="0" w:type="dxa"/>
              <w:left w:w="0" w:type="dxa"/>
              <w:bottom w:w="0" w:type="dxa"/>
              <w:right w:w="0" w:type="dxa"/>
            </w:tcMar>
            <w:vAlign w:val="center"/>
          </w:tcPr>
          <w:p w14:paraId="1AC70244" w14:textId="77777777" w:rsidR="00686A23" w:rsidRDefault="00686A23">
            <w:pPr>
              <w:widowControl w:val="0"/>
              <w:spacing w:line="480" w:lineRule="atLeast"/>
              <w:jc w:val="center"/>
              <w:rPr>
                <w:rFonts w:ascii="Arial" w:hAnsi="Arial"/>
              </w:rPr>
            </w:pPr>
            <w:r>
              <w:rPr>
                <w:rFonts w:ascii="Arial" w:hAnsi="Arial"/>
              </w:rPr>
              <w:t>8.0%</w:t>
            </w:r>
          </w:p>
        </w:tc>
        <w:tc>
          <w:tcPr>
            <w:tcW w:w="1360" w:type="dxa"/>
            <w:tcBorders>
              <w:top w:val="none" w:sz="8" w:space="0" w:color="000000"/>
              <w:left w:val="none" w:sz="8" w:space="0" w:color="000000"/>
              <w:bottom w:val="none" w:sz="8" w:space="0" w:color="000000"/>
              <w:right w:val="none" w:sz="8" w:space="0" w:color="000000"/>
            </w:tcBorders>
            <w:shd w:val="clear" w:color="auto" w:fill="FFFEB1"/>
            <w:tcMar>
              <w:top w:w="0" w:type="dxa"/>
              <w:left w:w="0" w:type="dxa"/>
              <w:bottom w:w="0" w:type="dxa"/>
              <w:right w:w="0" w:type="dxa"/>
            </w:tcMar>
            <w:vAlign w:val="center"/>
          </w:tcPr>
          <w:p w14:paraId="5FAEBAE0" w14:textId="77777777" w:rsidR="00686A23" w:rsidRDefault="00686A23">
            <w:pPr>
              <w:widowControl w:val="0"/>
              <w:spacing w:line="480" w:lineRule="atLeast"/>
              <w:jc w:val="center"/>
              <w:rPr>
                <w:rFonts w:ascii="Arial" w:hAnsi="Arial"/>
              </w:rPr>
            </w:pPr>
            <w:r>
              <w:rPr>
                <w:rFonts w:ascii="Arial" w:hAnsi="Arial"/>
              </w:rPr>
              <w:t>10 Years</w:t>
            </w:r>
          </w:p>
        </w:tc>
        <w:tc>
          <w:tcPr>
            <w:tcW w:w="1560" w:type="dxa"/>
            <w:tcBorders>
              <w:top w:val="none" w:sz="8" w:space="0" w:color="000000"/>
              <w:left w:val="none" w:sz="8" w:space="0" w:color="000000"/>
              <w:bottom w:val="none" w:sz="8" w:space="0" w:color="000000"/>
              <w:right w:val="none" w:sz="8" w:space="0" w:color="000000"/>
            </w:tcBorders>
            <w:shd w:val="clear" w:color="auto" w:fill="FFFEB1"/>
            <w:tcMar>
              <w:top w:w="0" w:type="dxa"/>
              <w:left w:w="0" w:type="dxa"/>
              <w:bottom w:w="0" w:type="dxa"/>
              <w:right w:w="0" w:type="dxa"/>
            </w:tcMar>
            <w:vAlign w:val="center"/>
          </w:tcPr>
          <w:p w14:paraId="4D440ADA" w14:textId="77777777" w:rsidR="00686A23" w:rsidRDefault="00686A23">
            <w:pPr>
              <w:widowControl w:val="0"/>
              <w:spacing w:line="480" w:lineRule="atLeast"/>
              <w:jc w:val="center"/>
              <w:rPr>
                <w:rFonts w:ascii="Arial" w:hAnsi="Arial"/>
              </w:rPr>
            </w:pPr>
            <w:r>
              <w:rPr>
                <w:rFonts w:ascii="Arial" w:hAnsi="Arial"/>
              </w:rPr>
              <w:t>$796.15</w:t>
            </w:r>
          </w:p>
        </w:tc>
        <w:tc>
          <w:tcPr>
            <w:tcW w:w="1900" w:type="dxa"/>
            <w:tcBorders>
              <w:top w:val="none" w:sz="8" w:space="0" w:color="000000"/>
              <w:left w:val="none" w:sz="8" w:space="0" w:color="000000"/>
              <w:bottom w:val="none" w:sz="8" w:space="0" w:color="000000"/>
              <w:right w:val="none" w:sz="8" w:space="0" w:color="000000"/>
            </w:tcBorders>
            <w:shd w:val="clear" w:color="auto" w:fill="FFFEB1"/>
            <w:tcMar>
              <w:top w:w="0" w:type="dxa"/>
              <w:left w:w="0" w:type="dxa"/>
              <w:bottom w:w="0" w:type="dxa"/>
              <w:right w:w="0" w:type="dxa"/>
            </w:tcMar>
            <w:vAlign w:val="center"/>
          </w:tcPr>
          <w:p w14:paraId="4661211D" w14:textId="77777777" w:rsidR="00686A23" w:rsidRDefault="00686A23">
            <w:pPr>
              <w:widowControl w:val="0"/>
              <w:spacing w:line="480" w:lineRule="atLeast"/>
              <w:jc w:val="center"/>
              <w:rPr>
                <w:rFonts w:ascii="Arial" w:hAnsi="Arial"/>
              </w:rPr>
            </w:pPr>
            <w:r>
              <w:rPr>
                <w:rFonts w:ascii="Arial" w:hAnsi="Arial"/>
              </w:rPr>
              <w:t>-20.39%</w:t>
            </w:r>
          </w:p>
        </w:tc>
        <w:tc>
          <w:tcPr>
            <w:tcW w:w="1060" w:type="dxa"/>
            <w:tcBorders>
              <w:top w:val="none" w:sz="8" w:space="0" w:color="000000"/>
              <w:left w:val="none" w:sz="8" w:space="0" w:color="000000"/>
              <w:bottom w:val="none" w:sz="8" w:space="0" w:color="000000"/>
              <w:right w:val="none" w:sz="16" w:space="0" w:color="000000"/>
            </w:tcBorders>
            <w:shd w:val="clear" w:color="auto" w:fill="FFFEB1"/>
            <w:tcMar>
              <w:top w:w="0" w:type="dxa"/>
              <w:left w:w="0" w:type="dxa"/>
              <w:bottom w:w="0" w:type="dxa"/>
              <w:right w:w="0" w:type="dxa"/>
            </w:tcMar>
            <w:vAlign w:val="center"/>
          </w:tcPr>
          <w:p w14:paraId="17404029" w14:textId="77777777" w:rsidR="00686A23" w:rsidRDefault="00686A23">
            <w:pPr>
              <w:widowControl w:val="0"/>
              <w:spacing w:line="480" w:lineRule="atLeast"/>
              <w:jc w:val="center"/>
              <w:rPr>
                <w:rFonts w:ascii="Arial" w:hAnsi="Arial"/>
              </w:rPr>
            </w:pPr>
            <w:r>
              <w:rPr>
                <w:rFonts w:ascii="Arial" w:hAnsi="Arial"/>
              </w:rPr>
              <w:t>8.00%</w:t>
            </w:r>
          </w:p>
        </w:tc>
      </w:tr>
      <w:tr w:rsidR="00686A23" w14:paraId="4E89FF21" w14:textId="77777777">
        <w:trPr>
          <w:cantSplit/>
          <w:trHeight w:val="340"/>
          <w:jc w:val="center"/>
        </w:trPr>
        <w:tc>
          <w:tcPr>
            <w:tcW w:w="1960" w:type="dxa"/>
            <w:tcBorders>
              <w:top w:val="none" w:sz="8" w:space="0" w:color="000000"/>
              <w:left w:val="none" w:sz="16" w:space="0" w:color="000000"/>
              <w:bottom w:val="none" w:sz="16" w:space="0" w:color="000000"/>
              <w:right w:val="none" w:sz="8" w:space="0" w:color="000000"/>
            </w:tcBorders>
            <w:shd w:val="clear" w:color="auto" w:fill="FFFFFF"/>
            <w:tcMar>
              <w:top w:w="0" w:type="dxa"/>
              <w:left w:w="0" w:type="dxa"/>
              <w:bottom w:w="0" w:type="dxa"/>
              <w:right w:w="0" w:type="dxa"/>
            </w:tcMar>
            <w:vAlign w:val="center"/>
          </w:tcPr>
          <w:p w14:paraId="307046C2" w14:textId="77777777" w:rsidR="00686A23" w:rsidRDefault="00686A23">
            <w:pPr>
              <w:widowControl w:val="0"/>
              <w:spacing w:line="480" w:lineRule="atLeast"/>
              <w:jc w:val="center"/>
              <w:rPr>
                <w:rFonts w:ascii="Arial" w:hAnsi="Arial"/>
              </w:rPr>
            </w:pPr>
            <w:r>
              <w:rPr>
                <w:rFonts w:ascii="Arial" w:hAnsi="Arial"/>
              </w:rPr>
              <w:t>8.0%</w:t>
            </w:r>
          </w:p>
        </w:tc>
        <w:tc>
          <w:tcPr>
            <w:tcW w:w="1360" w:type="dxa"/>
            <w:tcBorders>
              <w:top w:val="none" w:sz="8" w:space="0" w:color="000000"/>
              <w:left w:val="none" w:sz="8" w:space="0" w:color="000000"/>
              <w:bottom w:val="none" w:sz="16" w:space="0" w:color="000000"/>
              <w:right w:val="none" w:sz="8" w:space="0" w:color="000000"/>
            </w:tcBorders>
            <w:shd w:val="clear" w:color="auto" w:fill="FFFFFF"/>
            <w:tcMar>
              <w:top w:w="0" w:type="dxa"/>
              <w:left w:w="0" w:type="dxa"/>
              <w:bottom w:w="0" w:type="dxa"/>
              <w:right w:w="0" w:type="dxa"/>
            </w:tcMar>
            <w:vAlign w:val="center"/>
          </w:tcPr>
          <w:p w14:paraId="5E5755E5" w14:textId="77777777" w:rsidR="00686A23" w:rsidRDefault="00686A23">
            <w:pPr>
              <w:widowControl w:val="0"/>
              <w:spacing w:line="480" w:lineRule="atLeast"/>
              <w:jc w:val="center"/>
              <w:rPr>
                <w:rFonts w:ascii="Arial" w:hAnsi="Arial"/>
              </w:rPr>
            </w:pPr>
            <w:r>
              <w:rPr>
                <w:rFonts w:ascii="Arial" w:hAnsi="Arial"/>
              </w:rPr>
              <w:t>20 Years</w:t>
            </w:r>
          </w:p>
        </w:tc>
        <w:tc>
          <w:tcPr>
            <w:tcW w:w="1560" w:type="dxa"/>
            <w:tcBorders>
              <w:top w:val="none" w:sz="8" w:space="0" w:color="000000"/>
              <w:left w:val="none" w:sz="8" w:space="0" w:color="000000"/>
              <w:bottom w:val="none" w:sz="16" w:space="0" w:color="000000"/>
              <w:right w:val="none" w:sz="8" w:space="0" w:color="000000"/>
            </w:tcBorders>
            <w:shd w:val="clear" w:color="auto" w:fill="FFFFFF"/>
            <w:tcMar>
              <w:top w:w="0" w:type="dxa"/>
              <w:left w:w="0" w:type="dxa"/>
              <w:bottom w:w="0" w:type="dxa"/>
              <w:right w:w="0" w:type="dxa"/>
            </w:tcMar>
            <w:vAlign w:val="center"/>
          </w:tcPr>
          <w:p w14:paraId="57870EBA" w14:textId="77777777" w:rsidR="00686A23" w:rsidRDefault="00686A23">
            <w:pPr>
              <w:widowControl w:val="0"/>
              <w:spacing w:line="480" w:lineRule="atLeast"/>
              <w:jc w:val="center"/>
              <w:rPr>
                <w:rFonts w:ascii="Arial" w:hAnsi="Arial"/>
              </w:rPr>
            </w:pPr>
            <w:r>
              <w:rPr>
                <w:rFonts w:ascii="Arial" w:hAnsi="Arial"/>
              </w:rPr>
              <w:t>$703.11</w:t>
            </w:r>
          </w:p>
        </w:tc>
        <w:tc>
          <w:tcPr>
            <w:tcW w:w="1900" w:type="dxa"/>
            <w:tcBorders>
              <w:top w:val="none" w:sz="8" w:space="0" w:color="000000"/>
              <w:left w:val="none" w:sz="8" w:space="0" w:color="000000"/>
              <w:bottom w:val="none" w:sz="16" w:space="0" w:color="000000"/>
              <w:right w:val="none" w:sz="8" w:space="0" w:color="000000"/>
            </w:tcBorders>
            <w:shd w:val="clear" w:color="auto" w:fill="FFFFFF"/>
            <w:tcMar>
              <w:top w:w="0" w:type="dxa"/>
              <w:left w:w="0" w:type="dxa"/>
              <w:bottom w:w="0" w:type="dxa"/>
              <w:right w:w="0" w:type="dxa"/>
            </w:tcMar>
            <w:vAlign w:val="center"/>
          </w:tcPr>
          <w:p w14:paraId="734CDBEB" w14:textId="77777777" w:rsidR="00686A23" w:rsidRDefault="00686A23">
            <w:pPr>
              <w:widowControl w:val="0"/>
              <w:spacing w:line="480" w:lineRule="atLeast"/>
              <w:jc w:val="center"/>
              <w:rPr>
                <w:rFonts w:ascii="Arial" w:hAnsi="Arial"/>
              </w:rPr>
            </w:pPr>
            <w:r>
              <w:rPr>
                <w:rFonts w:ascii="Arial" w:hAnsi="Arial"/>
              </w:rPr>
              <w:t>-29.69%</w:t>
            </w:r>
          </w:p>
        </w:tc>
        <w:tc>
          <w:tcPr>
            <w:tcW w:w="1060" w:type="dxa"/>
            <w:tcBorders>
              <w:top w:val="none" w:sz="8" w:space="0" w:color="000000"/>
              <w:left w:val="none" w:sz="8" w:space="0" w:color="000000"/>
              <w:bottom w:val="none" w:sz="16" w:space="0" w:color="000000"/>
              <w:right w:val="none" w:sz="16" w:space="0" w:color="000000"/>
            </w:tcBorders>
            <w:shd w:val="clear" w:color="auto" w:fill="FFFFFF"/>
            <w:tcMar>
              <w:top w:w="0" w:type="dxa"/>
              <w:left w:w="0" w:type="dxa"/>
              <w:bottom w:w="0" w:type="dxa"/>
              <w:right w:w="0" w:type="dxa"/>
            </w:tcMar>
            <w:vAlign w:val="center"/>
          </w:tcPr>
          <w:p w14:paraId="669DCB38" w14:textId="77777777" w:rsidR="00686A23" w:rsidRDefault="00686A23">
            <w:pPr>
              <w:widowControl w:val="0"/>
              <w:spacing w:line="480" w:lineRule="atLeast"/>
              <w:jc w:val="center"/>
              <w:rPr>
                <w:rFonts w:ascii="Arial" w:hAnsi="Arial"/>
              </w:rPr>
            </w:pPr>
            <w:r>
              <w:rPr>
                <w:rFonts w:ascii="Arial" w:hAnsi="Arial"/>
              </w:rPr>
              <w:t>8.00%</w:t>
            </w:r>
          </w:p>
        </w:tc>
      </w:tr>
    </w:tbl>
    <w:p w14:paraId="1F0D8263" w14:textId="77777777" w:rsidR="00686A23" w:rsidRDefault="00686A23">
      <w:pPr>
        <w:widowControl w:val="0"/>
        <w:spacing w:line="240" w:lineRule="auto"/>
      </w:pPr>
    </w:p>
    <w:p w14:paraId="644FCAEE" w14:textId="77777777" w:rsidR="00686A23" w:rsidRDefault="00686A23">
      <w:pPr>
        <w:widowControl w:val="0"/>
        <w:spacing w:line="240" w:lineRule="auto"/>
      </w:pPr>
      <w:r>
        <w:tab/>
        <w:t xml:space="preserve">Investment grade corporate bonds yield significantly more than </w:t>
      </w:r>
      <w:proofErr w:type="gramStart"/>
      <w:r>
        <w:t>treasuries</w:t>
      </w:r>
      <w:proofErr w:type="gramEnd"/>
      <w:r>
        <w:t xml:space="preserve"> but the risk of default is greater.  You still have interest rate risk and less of a guarantee of return of your capital.  The longer you go out with corporate bonds the risk </w:t>
      </w:r>
      <w:proofErr w:type="gramStart"/>
      <w:r>
        <w:t>rise</w:t>
      </w:r>
      <w:proofErr w:type="gramEnd"/>
      <w:r>
        <w:t xml:space="preserve"> significantly.  A triple AAA General Electric three-year note was quoted at a 1.769% yield whereas GE’s 30-year issuance was yielding 8.29%.</w:t>
      </w:r>
      <w:r>
        <w:rPr>
          <w:rStyle w:val="FootnoteReference1"/>
        </w:rPr>
        <w:footnoteReference w:id="11"/>
      </w:r>
      <w:r>
        <w:t xml:space="preserve">   It is impossible to predict with much certainty events this year much less thirty years out.  Companies’ fortunes rise and fall with the economic tide and their own particular circumstances. Junk bonds are typically rated at 'BB</w:t>
      </w:r>
      <w:proofErr w:type="gramStart"/>
      <w:r>
        <w:t>'/'</w:t>
      </w:r>
      <w:proofErr w:type="gramEnd"/>
      <w:r>
        <w:t>Ba' or less.  They will pay substantially more than investment grade issues.  The yield varies widely based on perceived default risk.   Evaluating a junk bond is not all that different than valuing an equity.  Michael Milken is credited with popularizing junk bonds based on the academic theory that buying a basket of high yield bonds provides a higher real yield than investment grade when all defaults are factored in.</w:t>
      </w:r>
    </w:p>
    <w:p w14:paraId="64290ACA" w14:textId="77777777" w:rsidR="00686A23" w:rsidRDefault="00686A23">
      <w:pPr>
        <w:widowControl w:val="0"/>
        <w:spacing w:line="240" w:lineRule="auto"/>
      </w:pPr>
      <w:r>
        <w:tab/>
        <w:t xml:space="preserve">Municipal bonds are generally considered secure when they are G.O (General </w:t>
      </w:r>
      <w:r>
        <w:lastRenderedPageBreak/>
        <w:t>Obligation bonds) and often an additional layer of security is provided with a guarantee from an insurance company.  As recent events have borne out, the guarantee can lull you into a false sense of comfort as most of the guarantors themselves have had financial solvency issues.  But it’s hard to rationalize investing in municipal bonds considering the paltry yield of 5.21%.</w:t>
      </w:r>
      <w:r>
        <w:rPr>
          <w:rStyle w:val="FootnoteReference1"/>
        </w:rPr>
        <w:footnoteReference w:id="12"/>
      </w:r>
      <w:r>
        <w:t xml:space="preserve">  They have the same interest rate and loss of purchasing power risk as Treasuries.</w:t>
      </w:r>
    </w:p>
    <w:p w14:paraId="158FCAAA" w14:textId="77777777" w:rsidR="00686A23" w:rsidRDefault="00686A23">
      <w:r>
        <w:tab/>
        <w:t xml:space="preserve">Preferred stock is a hybrid investment vehicle that pays a higher dividend than the common and is higher up in the pecking order although junior to secured and unsecured debt of the company.  Usually these are perpetual </w:t>
      </w:r>
      <w:proofErr w:type="gramStart"/>
      <w:r>
        <w:t>preferred</w:t>
      </w:r>
      <w:proofErr w:type="gramEnd"/>
      <w:r>
        <w:t xml:space="preserve"> so the interest rate risk of rising rates is severe, the collateral is inferior, and the upside is nil. Why you would want to invest in these is beyond me unless you are Warren Buffett and can get a superior yield, warrants, and a sidebar deal that the company won’t screw you over.  Since this is never offered to me, I don’t buy them.  </w:t>
      </w:r>
    </w:p>
    <w:p w14:paraId="485EA915" w14:textId="77777777" w:rsidR="00465D18" w:rsidRDefault="00465D18" w:rsidP="00EA3425">
      <w:pPr>
        <w:pStyle w:val="Normal1"/>
      </w:pPr>
    </w:p>
    <w:p w14:paraId="728975D9" w14:textId="77777777" w:rsidR="00465D18" w:rsidRDefault="00465D18" w:rsidP="00465D18">
      <w:pPr>
        <w:pStyle w:val="Normal1"/>
      </w:pPr>
      <w:r>
        <w:tab/>
        <w:t xml:space="preserve">In the 3rd quarter of 2011 long-term treasuries went up 23%. In </w:t>
      </w:r>
      <w:proofErr w:type="gramStart"/>
      <w:r>
        <w:t>fact</w:t>
      </w:r>
      <w:proofErr w:type="gramEnd"/>
      <w:r>
        <w:t xml:space="preserve"> the best performing asset class in 2011 was the 30-year U.S. Treasury bond. Anything that can go up 23% in a quarter can also go down just as </w:t>
      </w:r>
      <w:proofErr w:type="gramStart"/>
      <w:r>
        <w:t>quick</w:t>
      </w:r>
      <w:proofErr w:type="gramEnd"/>
      <w:r>
        <w:t xml:space="preserve">. That’s precisely what will happen if inflation picks up and the market anticipates significant Fed </w:t>
      </w:r>
      <w:proofErr w:type="gramStart"/>
      <w:r>
        <w:t>tightening</w:t>
      </w:r>
      <w:proofErr w:type="gramEnd"/>
      <w:r>
        <w:t xml:space="preserve">.   </w:t>
      </w:r>
    </w:p>
    <w:p w14:paraId="1E7B0344" w14:textId="77777777" w:rsidR="00465D18" w:rsidRDefault="00465D18" w:rsidP="00465D18">
      <w:pPr>
        <w:pStyle w:val="Normal1"/>
      </w:pPr>
    </w:p>
    <w:p w14:paraId="7038FDE0" w14:textId="77777777" w:rsidR="00465D18" w:rsidRDefault="00465D18" w:rsidP="00465D18">
      <w:pPr>
        <w:pStyle w:val="Normal1"/>
      </w:pPr>
      <w:r>
        <w:tab/>
        <w:t xml:space="preserve">If you believe inflation is a consequence of artificially low rates, then consider </w:t>
      </w:r>
    </w:p>
    <w:p w14:paraId="557060BA" w14:textId="77777777" w:rsidR="00465D18" w:rsidRDefault="00465D18" w:rsidP="00465D18">
      <w:pPr>
        <w:pStyle w:val="Normal1"/>
      </w:pPr>
      <w:r>
        <w:t xml:space="preserve">Treasury Inflation Protected Securities (TIPS).   The 10-year Treasury yields about 2% today but TIPS offer 4.2%.  These securities are combination of a promise by the US government to give you a certain rate fixed rate of interest and the rate is adjusted based on the CPI index. If inflation rises as measured by the Labor Department's Consumer Price </w:t>
      </w:r>
      <w:proofErr w:type="gramStart"/>
      <w:r>
        <w:t>Index</w:t>
      </w:r>
      <w:proofErr w:type="gramEnd"/>
      <w:r>
        <w:t xml:space="preserve"> then you will get paid a higher coupon.  On the other </w:t>
      </w:r>
      <w:proofErr w:type="gramStart"/>
      <w:r>
        <w:t>hand</w:t>
      </w:r>
      <w:proofErr w:type="gramEnd"/>
      <w:r>
        <w:t xml:space="preserve"> if we are in a deflationary environment and the CPI index is </w:t>
      </w:r>
      <w:proofErr w:type="gramStart"/>
      <w:r>
        <w:t>falling,</w:t>
      </w:r>
      <w:proofErr w:type="gramEnd"/>
      <w:r>
        <w:t xml:space="preserve"> you will get a smaller coupon. On the positive side of that scenario, bonds like deflation.  So even if the coupon goes down, bonds in general will probably rise</w:t>
      </w:r>
      <w:r w:rsidR="00BE13CE">
        <w:t>.</w:t>
      </w:r>
    </w:p>
    <w:p w14:paraId="533B9E34" w14:textId="77777777" w:rsidR="00465D18" w:rsidRDefault="00465D18" w:rsidP="00465D18">
      <w:pPr>
        <w:pStyle w:val="Normal1"/>
      </w:pPr>
    </w:p>
    <w:p w14:paraId="31311A8A" w14:textId="77777777" w:rsidR="00465D18" w:rsidRDefault="00465D18" w:rsidP="00465D18">
      <w:pPr>
        <w:pStyle w:val="Normal1"/>
      </w:pPr>
      <w:r>
        <w:tab/>
        <w:t xml:space="preserve">There are </w:t>
      </w:r>
      <w:proofErr w:type="gramStart"/>
      <w:r>
        <w:t>a number of</w:t>
      </w:r>
      <w:proofErr w:type="gramEnd"/>
      <w:r>
        <w:t xml:space="preserve"> equity instruments that behave a lot like fixed income investments.  Not to be confused with traditional fixed income, these are NOT debts of the issuer but equity with a high dividend yield.  They are mentioned here, as they tend to be very sensitive to the direction of interest rates:</w:t>
      </w:r>
    </w:p>
    <w:p w14:paraId="43D3FE51" w14:textId="77777777" w:rsidR="00465D18" w:rsidRDefault="00465D18" w:rsidP="00465D18">
      <w:pPr>
        <w:pStyle w:val="Normal1"/>
      </w:pPr>
    </w:p>
    <w:p w14:paraId="36D04FA1" w14:textId="77777777" w:rsidR="00465D18" w:rsidRDefault="00465D18" w:rsidP="00465D18">
      <w:pPr>
        <w:pStyle w:val="Normal1"/>
      </w:pPr>
      <w:r>
        <w:tab/>
        <w:t xml:space="preserve">A pseudo-like fixed income investment that has been popular and performed well for several years are master limited partnerships, MLPs.   These are tax advantaged investment vehicles that are mostly concentrated in the oil and gas industry.   These generally have payouts anywhere from 5 to 9%. One of the disadvantages of the MLPs that you should be aware of is that overnight without any warning they may decide they're going to raise more </w:t>
      </w:r>
      <w:r>
        <w:lastRenderedPageBreak/>
        <w:t xml:space="preserve">capital and issue a spot secondary below the market.  If the company has a history of being well run and using investor money wisely, it will rebound in time because the money raised is used </w:t>
      </w:r>
      <w:proofErr w:type="gramStart"/>
      <w:r>
        <w:t>buy</w:t>
      </w:r>
      <w:proofErr w:type="gramEnd"/>
      <w:r>
        <w:t xml:space="preserve"> or </w:t>
      </w:r>
      <w:proofErr w:type="gramStart"/>
      <w:r>
        <w:t>build</w:t>
      </w:r>
      <w:proofErr w:type="gramEnd"/>
      <w:r>
        <w:t xml:space="preserve"> more pipelines, storage facilities, and other types of investments. Another risk is that the Government is hungry to find ways to decrease the deficit and one of the things they're looking at are tax-advantaged businesses.  You certainly have some risk with the government changing the rules of the game. You may not get much </w:t>
      </w:r>
      <w:proofErr w:type="gramStart"/>
      <w:r>
        <w:t>warning</w:t>
      </w:r>
      <w:proofErr w:type="gramEnd"/>
      <w:r>
        <w:t xml:space="preserve"> and the stock market has way of reacting in front of the news.  These investments would decline sharply if the Tax policy were to change. </w:t>
      </w:r>
    </w:p>
    <w:p w14:paraId="708BA409" w14:textId="77777777" w:rsidR="00465D18" w:rsidRDefault="00465D18" w:rsidP="00465D18">
      <w:pPr>
        <w:pStyle w:val="Normal1"/>
      </w:pPr>
    </w:p>
    <w:p w14:paraId="3820D13A" w14:textId="77777777" w:rsidR="00465D18" w:rsidRDefault="00465D18" w:rsidP="00465D18">
      <w:pPr>
        <w:pStyle w:val="Normal1"/>
      </w:pPr>
      <w:r>
        <w:tab/>
        <w:t xml:space="preserve">REITs, Real Estate Investment Trusts provide an income stream from office buildings, shopping centers, apartment complexes, and even hotels. A lot of people disenchanted with the stock market have been buying rental properties, paying cash for them and getting a net return of 4-5%.  Did you know that you could get these kinds of returns by owning REITs without the headache of tenants calling you all hours of the day with complaints about </w:t>
      </w:r>
      <w:proofErr w:type="gramStart"/>
      <w:r>
        <w:t>stopped up</w:t>
      </w:r>
      <w:proofErr w:type="gramEnd"/>
      <w:r>
        <w:t xml:space="preserve"> toilets or leaking roofs? Combined with the prospects of appreciation, instant liquidity, and similar income streams, these REITS may offer advantages to owning real property. </w:t>
      </w:r>
    </w:p>
    <w:p w14:paraId="5E075D88" w14:textId="77777777" w:rsidR="00465D18" w:rsidRDefault="00465D18" w:rsidP="00465D18">
      <w:pPr>
        <w:pStyle w:val="Normal1"/>
      </w:pPr>
    </w:p>
    <w:p w14:paraId="5B9C24D6" w14:textId="77777777" w:rsidR="00465D18" w:rsidRDefault="00465D18" w:rsidP="00465D18">
      <w:pPr>
        <w:pStyle w:val="Normal1"/>
      </w:pPr>
      <w:r>
        <w:tab/>
        <w:t xml:space="preserve">Mortgage REITS have yields in the vicinity of 14%.  They are baskets of mortgages, commercial or residential.  They are much more speculative </w:t>
      </w:r>
      <w:proofErr w:type="gramStart"/>
      <w:r>
        <w:t>investments</w:t>
      </w:r>
      <w:proofErr w:type="gramEnd"/>
      <w:r>
        <w:t xml:space="preserve"> and they tend to be heavily leveraged.  Whenever anything yields this high, there's a </w:t>
      </w:r>
      <w:proofErr w:type="gramStart"/>
      <w:r>
        <w:t>fairly heavy</w:t>
      </w:r>
      <w:proofErr w:type="gramEnd"/>
      <w:r>
        <w:t xml:space="preserve"> level of disbelief that this income stream could last forever.   There has been lot of </w:t>
      </w:r>
      <w:proofErr w:type="gramStart"/>
      <w:r>
        <w:t>insider</w:t>
      </w:r>
      <w:proofErr w:type="gramEnd"/>
      <w:r>
        <w:t xml:space="preserve"> buying in these names so the returns might be better than the market expects. </w:t>
      </w:r>
    </w:p>
    <w:p w14:paraId="103E1E4E" w14:textId="77777777" w:rsidR="00465D18" w:rsidRDefault="00465D18" w:rsidP="00465D18">
      <w:pPr>
        <w:pStyle w:val="Normal1"/>
      </w:pPr>
    </w:p>
    <w:p w14:paraId="3A1D53C7" w14:textId="77777777" w:rsidR="00465D18" w:rsidRDefault="00465D18" w:rsidP="00465D18">
      <w:pPr>
        <w:pStyle w:val="Normal1"/>
      </w:pPr>
      <w:r>
        <w:tab/>
        <w:t xml:space="preserve">Junk Bond </w:t>
      </w:r>
      <w:proofErr w:type="gramStart"/>
      <w:r>
        <w:t>ETF's</w:t>
      </w:r>
      <w:proofErr w:type="gramEnd"/>
      <w:r>
        <w:t xml:space="preserve"> are baskets of corporate high-yield debt. It’s safer to buy baskets of these lower rated corporate bonds than individual </w:t>
      </w:r>
      <w:proofErr w:type="gramStart"/>
      <w:r>
        <w:t>issuers</w:t>
      </w:r>
      <w:proofErr w:type="gramEnd"/>
      <w:r>
        <w:t xml:space="preserve">.  The impact of a debt downgrade or a bankruptcy of an individual issuer is minimized by diversification. You can also by emerging market government debt that pays substantially more than some developed countries.  These sovereign bonds can be purchased in ETFs.  Sophisticated investors can go out and buy sovereign individual </w:t>
      </w:r>
      <w:proofErr w:type="gramStart"/>
      <w:r>
        <w:t>bonds</w:t>
      </w:r>
      <w:proofErr w:type="gramEnd"/>
      <w:r>
        <w:t xml:space="preserve"> but the average investor will be better served to invest in </w:t>
      </w:r>
      <w:proofErr w:type="gramStart"/>
      <w:r>
        <w:t>the ETF</w:t>
      </w:r>
      <w:proofErr w:type="gramEnd"/>
      <w:r>
        <w:t xml:space="preserve">. Timber, oil, and gas producing wells are bundled and the income stream from them is sold as trusts.  Several of these are publicly traded and can provide superior income streams to the fixed income investor. It’s important to remember that the stream of income from these properties has a finite life with limited prospects for creasing on improving on it. A 7 or 8% yield may not be 7 or 8% yield forever and </w:t>
      </w:r>
      <w:proofErr w:type="gramStart"/>
      <w:r>
        <w:t>the end result</w:t>
      </w:r>
      <w:proofErr w:type="gramEnd"/>
      <w:r>
        <w:t xml:space="preserve"> could even be 0%.  At least timberland is a renewable resource unlike oil and gas wells.</w:t>
      </w:r>
    </w:p>
    <w:p w14:paraId="1223D10A" w14:textId="77777777" w:rsidR="00BE13CE" w:rsidRDefault="00BE13CE" w:rsidP="00465D18">
      <w:pPr>
        <w:pStyle w:val="Normal1"/>
      </w:pPr>
    </w:p>
    <w:p w14:paraId="031714A6" w14:textId="77777777" w:rsidR="00BE13CE" w:rsidRDefault="00BE13CE" w:rsidP="00BE13CE">
      <w:pPr>
        <w:pStyle w:val="Normal1"/>
        <w:ind w:left="540"/>
      </w:pPr>
      <w:r>
        <w:rPr>
          <w:b/>
        </w:rPr>
        <w:lastRenderedPageBreak/>
        <w:t>Pros</w:t>
      </w:r>
      <w:proofErr w:type="gramStart"/>
      <w:r>
        <w:rPr>
          <w:b/>
        </w:rPr>
        <w:t>:</w:t>
      </w:r>
      <w:r>
        <w:t xml:space="preserve">  An income</w:t>
      </w:r>
      <w:proofErr w:type="gramEnd"/>
      <w:r>
        <w:t xml:space="preserve"> investment takes a lot less management.  The kind of fixed income </w:t>
      </w:r>
      <w:proofErr w:type="gramStart"/>
      <w:r>
        <w:t>investments</w:t>
      </w:r>
      <w:proofErr w:type="gramEnd"/>
      <w:r>
        <w:t xml:space="preserve"> that </w:t>
      </w:r>
      <w:proofErr w:type="gramStart"/>
      <w:r>
        <w:t>make</w:t>
      </w:r>
      <w:proofErr w:type="gramEnd"/>
      <w:r>
        <w:t xml:space="preserve"> sense, short to medium term bonds from strong credits, need little if any investment advice.  Fees should be absolute minimum or non-existent.  These investments can provide a reliable income stream </w:t>
      </w:r>
      <w:proofErr w:type="gramStart"/>
      <w:r>
        <w:t>not subject</w:t>
      </w:r>
      <w:proofErr w:type="gramEnd"/>
      <w:r>
        <w:t xml:space="preserve"> to the fluctuations of the stock market.  TIPS (Treasury Inflation Protected Securities) can theoretically protect your principle and purchasing power.  </w:t>
      </w:r>
    </w:p>
    <w:p w14:paraId="277FD7A2" w14:textId="77777777" w:rsidR="00BE13CE" w:rsidRDefault="00BE13CE" w:rsidP="00BE13CE">
      <w:pPr>
        <w:pStyle w:val="Normal1"/>
        <w:ind w:left="540"/>
      </w:pPr>
    </w:p>
    <w:p w14:paraId="6E802596" w14:textId="77777777" w:rsidR="00BE13CE" w:rsidRDefault="00BE13CE" w:rsidP="00BE13CE">
      <w:pPr>
        <w:ind w:left="540"/>
      </w:pPr>
      <w:r>
        <w:rPr>
          <w:b/>
        </w:rPr>
        <w:t>Cons</w:t>
      </w:r>
      <w:proofErr w:type="gramStart"/>
      <w:r>
        <w:rPr>
          <w:b/>
        </w:rPr>
        <w:t xml:space="preserve">:  </w:t>
      </w:r>
      <w:r>
        <w:t>Fixed</w:t>
      </w:r>
      <w:proofErr w:type="gramEnd"/>
      <w:r>
        <w:t xml:space="preserve"> income investing is rarely the best way to maximize your money.  In a zero or low interest environment you will need to have a lot of money to live on without dipping into your </w:t>
      </w:r>
      <w:proofErr w:type="gramStart"/>
      <w:r>
        <w:t>principal</w:t>
      </w:r>
      <w:proofErr w:type="gramEnd"/>
      <w:r>
        <w:t xml:space="preserve">.  Event risk and interest risk are the two major obstacles-you rarely get compensated for the risk you subject yourself to.  </w:t>
      </w:r>
    </w:p>
    <w:p w14:paraId="452EE420" w14:textId="77777777" w:rsidR="00BE13CE" w:rsidRDefault="00BE13CE" w:rsidP="00465D18">
      <w:pPr>
        <w:pStyle w:val="Normal1"/>
      </w:pPr>
    </w:p>
    <w:p w14:paraId="32F28A8C" w14:textId="77777777" w:rsidR="00686A23" w:rsidRPr="00BE13CE" w:rsidRDefault="00BE13CE">
      <w:pPr>
        <w:rPr>
          <w:b/>
          <w:i/>
        </w:rPr>
      </w:pPr>
      <w:r w:rsidRPr="00BE13CE">
        <w:rPr>
          <w:b/>
          <w:i/>
        </w:rPr>
        <w:t>This style can have very low volatility, and low risk if properly laddered and diversified.</w:t>
      </w:r>
    </w:p>
    <w:p w14:paraId="1DB9FE6B" w14:textId="77777777" w:rsidR="00686A23" w:rsidRDefault="00686A23">
      <w:pPr>
        <w:pStyle w:val="Normal1"/>
      </w:pPr>
    </w:p>
    <w:p w14:paraId="03621562" w14:textId="77777777" w:rsidR="00686A23" w:rsidRDefault="00686A23" w:rsidP="004060DE">
      <w:pPr>
        <w:pStyle w:val="Heading2"/>
        <w:rPr>
          <w:rStyle w:val="Heading3Char"/>
          <w:rFonts w:ascii="Times New Roman" w:hAnsi="Times New Roman"/>
        </w:rPr>
      </w:pPr>
      <w:r>
        <w:tab/>
      </w:r>
      <w:bookmarkStart w:id="32" w:name="_Toc196105744"/>
      <w:r>
        <w:rPr>
          <w:rStyle w:val="Heading3Char"/>
          <w:rFonts w:ascii="Times New Roman" w:hAnsi="Times New Roman"/>
        </w:rPr>
        <w:t>Growth and Income</w:t>
      </w:r>
      <w:bookmarkEnd w:id="32"/>
    </w:p>
    <w:p w14:paraId="64DB0127" w14:textId="77777777" w:rsidR="00802737" w:rsidRPr="004060DE" w:rsidRDefault="00802737" w:rsidP="004060DE"/>
    <w:p w14:paraId="40C829FB" w14:textId="77777777" w:rsidR="00BE13CE" w:rsidRDefault="00BE13CE" w:rsidP="00BE13CE">
      <w:pPr>
        <w:pStyle w:val="Normal1"/>
        <w:ind w:firstLine="720"/>
      </w:pPr>
      <w:r>
        <w:t xml:space="preserve">Most people associate this category with blue chips. Generally, a Growth and Income companies will have healthy balance sheets, consistent dividend payments, quality products and services and experienced management teams. </w:t>
      </w:r>
      <w:proofErr w:type="gramStart"/>
      <w:r>
        <w:t>Usually</w:t>
      </w:r>
      <w:proofErr w:type="gramEnd"/>
      <w:r>
        <w:t xml:space="preserve"> Growth and Income companies are industry leaders, displaying steady earnings growth.</w:t>
      </w:r>
    </w:p>
    <w:p w14:paraId="59FF62D7" w14:textId="77777777" w:rsidR="00BE13CE" w:rsidRDefault="00BE13CE" w:rsidP="00BE13CE">
      <w:pPr>
        <w:pStyle w:val="Normal1"/>
      </w:pPr>
      <w:r>
        <w:tab/>
        <w:t xml:space="preserve">Companies that continually exhibit stable earnings growth, more than anything else, are ones that should hit the radar screens of Growth &amp; Income investors. After all, companies exhibiting </w:t>
      </w:r>
      <w:proofErr w:type="gramStart"/>
      <w:r>
        <w:t>all of</w:t>
      </w:r>
      <w:proofErr w:type="gramEnd"/>
      <w:r>
        <w:t xml:space="preserve"> the characteristics mentioned earlier should have no problem producing a steady stream of profit growth, right? </w:t>
      </w:r>
    </w:p>
    <w:p w14:paraId="357FB815" w14:textId="77777777" w:rsidR="00AE35AB" w:rsidRDefault="00AE35AB" w:rsidP="004060DE">
      <w:pPr>
        <w:pStyle w:val="Normal1"/>
        <w:ind w:firstLine="720"/>
      </w:pPr>
      <w:r>
        <w:t xml:space="preserve">Large-cap companies generally </w:t>
      </w:r>
      <w:proofErr w:type="gramStart"/>
      <w:r>
        <w:t>paying</w:t>
      </w:r>
      <w:proofErr w:type="gramEnd"/>
      <w:r>
        <w:t xml:space="preserve"> dividends are called blue chips.  This style of investing did well in 2011.  It </w:t>
      </w:r>
      <w:proofErr w:type="gramStart"/>
      <w:r>
        <w:t>actually has</w:t>
      </w:r>
      <w:proofErr w:type="gramEnd"/>
      <w:r>
        <w:t xml:space="preserve"> done well for many years.   According to Standard and Poor’s, the dividend component has been responsible for 44% of the total return </w:t>
      </w:r>
      <w:proofErr w:type="gramStart"/>
      <w:r>
        <w:t>of</w:t>
      </w:r>
      <w:proofErr w:type="gramEnd"/>
      <w:r>
        <w:t xml:space="preserve"> the last 80 years.  </w:t>
      </w:r>
      <w:proofErr w:type="gramStart"/>
      <w:r>
        <w:t>So</w:t>
      </w:r>
      <w:proofErr w:type="gramEnd"/>
      <w:r>
        <w:t xml:space="preserve"> think about that. When you invest in a growth company that pays no </w:t>
      </w:r>
      <w:proofErr w:type="gramStart"/>
      <w:r>
        <w:t>dividend</w:t>
      </w:r>
      <w:proofErr w:type="gramEnd"/>
      <w:r>
        <w:t xml:space="preserve"> you're giving up 44% all the upside of investing.  The biggest risk with these kinds of investments is investors inadvertently start focusing on the dividend component instead of a balanced approach of growth and income.   After all the company paying 2 1/2% by growing their dividend by a few percentage points every year will be a much better investment </w:t>
      </w:r>
      <w:proofErr w:type="spellStart"/>
      <w:proofErr w:type="gramStart"/>
      <w:r>
        <w:t>then</w:t>
      </w:r>
      <w:proofErr w:type="spellEnd"/>
      <w:proofErr w:type="gramEnd"/>
      <w:r>
        <w:t xml:space="preserve"> that company that has static growth and pays a 5% dividend, twice the rate but never raises its dividend.  You </w:t>
      </w:r>
      <w:proofErr w:type="gramStart"/>
      <w:r>
        <w:t>have to</w:t>
      </w:r>
      <w:proofErr w:type="gramEnd"/>
      <w:r>
        <w:t xml:space="preserve"> take pains to balance growth with yield and watch the balance sheet.  Heavily indebted companies may not be able to maintain their dividend during a business downturn.</w:t>
      </w:r>
    </w:p>
    <w:p w14:paraId="7FC5DFA2" w14:textId="77777777" w:rsidR="00686A23" w:rsidRDefault="00686A23">
      <w:pPr>
        <w:pStyle w:val="Normal1"/>
        <w:rPr>
          <w:rStyle w:val="Heading3Char"/>
          <w:rFonts w:ascii="Times New Roman" w:hAnsi="Times New Roman"/>
        </w:rPr>
      </w:pPr>
    </w:p>
    <w:p w14:paraId="65213A2B" w14:textId="77777777" w:rsidR="00686A23" w:rsidRDefault="00686A23">
      <w:pPr>
        <w:pStyle w:val="Normal1"/>
      </w:pPr>
      <w:r>
        <w:rPr>
          <w:rStyle w:val="Heading3Char"/>
          <w:rFonts w:ascii="Times New Roman" w:hAnsi="Times New Roman"/>
        </w:rPr>
        <w:lastRenderedPageBreak/>
        <w:tab/>
      </w:r>
      <w:r>
        <w:t xml:space="preserve">Unlike most compromises, this one </w:t>
      </w:r>
      <w:proofErr w:type="gramStart"/>
      <w:r w:rsidR="00BE13CE">
        <w:t>actually works</w:t>
      </w:r>
      <w:proofErr w:type="gramEnd"/>
      <w:r w:rsidR="00BE13CE">
        <w:t>.  Generally i</w:t>
      </w:r>
      <w:r>
        <w:t xml:space="preserve">ncome </w:t>
      </w:r>
      <w:hyperlink r:id="rId35" w:history="1">
        <w:r>
          <w:t>investors</w:t>
        </w:r>
      </w:hyperlink>
      <w:r>
        <w:t xml:space="preserve"> end up focusing on older, more established firms, which have reached a certain size and are no longer able to sustain higher levels of growth. These companies generally no longer are in rapidly expanding industries and so instead of reinvesting </w:t>
      </w:r>
      <w:hyperlink r:id="rId36" w:history="1">
        <w:r>
          <w:t>retained earnings</w:t>
        </w:r>
      </w:hyperlink>
      <w:r>
        <w:t xml:space="preserve"> into themselves (as many high-flying growth companies do), mature firms tend to pay out retained earnings as dividends as a way to provide a return to their shareholders. </w:t>
      </w:r>
    </w:p>
    <w:p w14:paraId="46C16840" w14:textId="77777777" w:rsidR="00686A23" w:rsidRDefault="00686A23">
      <w:pPr>
        <w:pStyle w:val="Normal1"/>
      </w:pPr>
      <w:r>
        <w:tab/>
      </w:r>
      <w:r w:rsidR="00BE13CE">
        <w:t>D</w:t>
      </w:r>
      <w:r>
        <w:t xml:space="preserve">ividends are more prominent in certain </w:t>
      </w:r>
      <w:hyperlink r:id="rId37" w:history="1">
        <w:r>
          <w:t>industries</w:t>
        </w:r>
      </w:hyperlink>
      <w:r>
        <w:t xml:space="preserve">. </w:t>
      </w:r>
      <w:hyperlink r:id="rId38" w:history="1">
        <w:r>
          <w:t>Utility</w:t>
        </w:r>
      </w:hyperlink>
      <w:r>
        <w:t xml:space="preserve"> companies, for example, have historically paid a </w:t>
      </w:r>
      <w:r w:rsidR="00BE13CE">
        <w:t>relatively</w:t>
      </w:r>
      <w:r>
        <w:t xml:space="preserve"> decent dividend, and this trend should continue in the future. </w:t>
      </w:r>
    </w:p>
    <w:p w14:paraId="04C936EC" w14:textId="77777777" w:rsidR="00686A23" w:rsidRDefault="00686A23">
      <w:pPr>
        <w:pStyle w:val="Normal1"/>
      </w:pPr>
      <w:r>
        <w:tab/>
        <w:t xml:space="preserve">Income investing is not simply about investing in companies with the highest dividends (in dollar figures). The more important gauge is the </w:t>
      </w:r>
      <w:hyperlink r:id="rId39" w:history="1">
        <w:r>
          <w:t>dividend yield</w:t>
        </w:r>
      </w:hyperlink>
      <w:r>
        <w:t xml:space="preserve">, calculated by dividing the annual dividend per </w:t>
      </w:r>
      <w:r w:rsidR="00E56B9A">
        <w:t>share</w:t>
      </w:r>
      <w:r w:rsidR="00BE13CE">
        <w:t xml:space="preserve"> by the </w:t>
      </w:r>
      <w:r w:rsidR="00E56B9A">
        <w:t>share</w:t>
      </w:r>
      <w:r>
        <w:t xml:space="preserve"> price. This measures the actual return that a dividend gives the owner of the stock. For example, a company with a share price of $100 and a dividend of $6 per share has a 6% dividend yield, or 6% return from dividends. The average dividend yield for companies in the </w:t>
      </w:r>
      <w:hyperlink r:id="rId40" w:history="1">
        <w:r>
          <w:t>S&amp;P 500</w:t>
        </w:r>
      </w:hyperlink>
      <w:r>
        <w:t xml:space="preserve"> is 2-3%. </w:t>
      </w:r>
    </w:p>
    <w:p w14:paraId="364C9CC7" w14:textId="77777777" w:rsidR="00686A23" w:rsidRDefault="00686A23">
      <w:pPr>
        <w:pStyle w:val="Normal1"/>
      </w:pPr>
      <w:r>
        <w:tab/>
        <w:t xml:space="preserve">Another factor to consider with the dividend yield is a company's past </w:t>
      </w:r>
      <w:hyperlink r:id="rId41" w:history="1">
        <w:r>
          <w:t>dividend policy</w:t>
        </w:r>
      </w:hyperlink>
      <w:r>
        <w:t xml:space="preserve">. Income investors must determine whether a prospective company can continue with its dividends. If a company has recently increased its dividend, be sure to analyze that decision. A large increase, say from 1.5% to 6%, over a short period such as a year or two, may turn out to be over-optimistic and unsustainable </w:t>
      </w:r>
      <w:proofErr w:type="gramStart"/>
      <w:r>
        <w:t>into</w:t>
      </w:r>
      <w:proofErr w:type="gramEnd"/>
      <w:r>
        <w:t xml:space="preserve"> the future. The longer the company has been paying a good dividend, the more likely it will continue to do so in the future. Companies that have had steady dividends over the past five, 10, 15, or even 50 years are likely to continue the trend. </w:t>
      </w:r>
    </w:p>
    <w:p w14:paraId="34275C1B" w14:textId="77777777" w:rsidR="00686A23" w:rsidRDefault="00686A23" w:rsidP="00A42D75">
      <w:pPr>
        <w:pStyle w:val="Normal1"/>
      </w:pPr>
      <w:r>
        <w:tab/>
        <w:t xml:space="preserve"> </w:t>
      </w:r>
    </w:p>
    <w:p w14:paraId="65053B2B" w14:textId="77777777" w:rsidR="00AE35AB" w:rsidRDefault="00AE35AB" w:rsidP="00AE35AB">
      <w:pPr>
        <w:pStyle w:val="Normal1"/>
        <w:jc w:val="center"/>
      </w:pPr>
      <w:r>
        <w:rPr>
          <w:noProof/>
        </w:rPr>
        <w:lastRenderedPageBreak/>
        <w:drawing>
          <wp:inline distT="0" distB="0" distL="0" distR="0" wp14:anchorId="5B8B40FF" wp14:editId="08496503">
            <wp:extent cx="5054600" cy="3966210"/>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054600" cy="3966210"/>
                    </a:xfrm>
                    <a:prstGeom prst="rect">
                      <a:avLst/>
                    </a:prstGeom>
                    <a:noFill/>
                    <a:ln>
                      <a:noFill/>
                    </a:ln>
                  </pic:spPr>
                </pic:pic>
              </a:graphicData>
            </a:graphic>
          </wp:inline>
        </w:drawing>
      </w:r>
      <w:r>
        <w:t xml:space="preserve"> </w:t>
      </w:r>
    </w:p>
    <w:p w14:paraId="14BBC5C7" w14:textId="77777777" w:rsidR="00AE35AB" w:rsidRDefault="00AE35AB" w:rsidP="00AE35AB">
      <w:pPr>
        <w:pStyle w:val="Normal1"/>
        <w:jc w:val="center"/>
        <w:rPr>
          <w:i/>
        </w:rPr>
      </w:pPr>
      <w:r>
        <w:rPr>
          <w:i/>
        </w:rPr>
        <w:t>In September 2011 I thought that dividend paying stocks would do well.  The table above highlights the 13</w:t>
      </w:r>
      <w:r>
        <w:rPr>
          <w:i/>
          <w:vertAlign w:val="superscript"/>
        </w:rPr>
        <w:t>th</w:t>
      </w:r>
      <w:r>
        <w:rPr>
          <w:i/>
        </w:rPr>
        <w:t xml:space="preserve"> highest yielding stocks of the S&amp;P 500.</w:t>
      </w:r>
    </w:p>
    <w:p w14:paraId="029F1F04" w14:textId="77777777" w:rsidR="00AE35AB" w:rsidRDefault="00AE35AB" w:rsidP="00AE35AB">
      <w:pPr>
        <w:pStyle w:val="Normal1"/>
        <w:rPr>
          <w:i/>
        </w:rPr>
      </w:pPr>
    </w:p>
    <w:p w14:paraId="2D758704" w14:textId="77777777" w:rsidR="00AE35AB" w:rsidRDefault="00AE35AB" w:rsidP="00AE35AB">
      <w:pPr>
        <w:pStyle w:val="Normal1"/>
      </w:pPr>
      <w:r>
        <w:tab/>
        <w:t>I took the top dividend yielders from the S&amp;P 500 and divided $100,000 equally between them. The average dividend yield was 4.2</w:t>
      </w:r>
      <w:r w:rsidR="00EC5C7E">
        <w:t>%, which</w:t>
      </w:r>
      <w:r>
        <w:t xml:space="preserve"> is a lot more than you can make in a bank. These are blue-chip stocks. So how well did this hypothetical portfolio </w:t>
      </w:r>
      <w:r w:rsidR="003921CB">
        <w:t>perform</w:t>
      </w:r>
      <w:r>
        <w:t xml:space="preserve">? We re-examined this portfolio after the 1st week of January 2012 and what we found was the stock market did during the same time. The market had done very </w:t>
      </w:r>
      <w:proofErr w:type="gramStart"/>
      <w:r>
        <w:t>well</w:t>
      </w:r>
      <w:proofErr w:type="gramEnd"/>
      <w:r>
        <w:t xml:space="preserve"> was up about 9% yet this portfolio did far better than the market.  It was up about 16% and paid over twice the dividend yield of the S&amp;P 500.</w:t>
      </w:r>
    </w:p>
    <w:p w14:paraId="10C95E87" w14:textId="77777777" w:rsidR="00AE35AB" w:rsidRDefault="00FA286E">
      <w:pPr>
        <w:pStyle w:val="Normal1"/>
      </w:pPr>
      <w:r>
        <w:rPr>
          <w:noProof/>
        </w:rPr>
        <w:lastRenderedPageBreak/>
        <w:drawing>
          <wp:inline distT="0" distB="0" distL="0" distR="0" wp14:anchorId="02B4C690" wp14:editId="6C3224B4">
            <wp:extent cx="5167902" cy="3417925"/>
            <wp:effectExtent l="0" t="0" r="0" b="11430"/>
            <wp:docPr id="10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168233" cy="3418144"/>
                    </a:xfrm>
                    <a:prstGeom prst="rect">
                      <a:avLst/>
                    </a:prstGeom>
                    <a:noFill/>
                    <a:ln>
                      <a:noFill/>
                    </a:ln>
                  </pic:spPr>
                </pic:pic>
              </a:graphicData>
            </a:graphic>
          </wp:inline>
        </w:drawing>
      </w:r>
    </w:p>
    <w:p w14:paraId="183C22C2" w14:textId="77777777" w:rsidR="00FA286E" w:rsidRDefault="00FA286E">
      <w:pPr>
        <w:pStyle w:val="Normal1"/>
      </w:pPr>
    </w:p>
    <w:p w14:paraId="560E2B6A" w14:textId="77777777" w:rsidR="00FA286E" w:rsidRDefault="00FA286E">
      <w:pPr>
        <w:pStyle w:val="Normal1"/>
      </w:pPr>
    </w:p>
    <w:p w14:paraId="78A47186" w14:textId="77777777" w:rsidR="00FA286E" w:rsidRDefault="00FA286E">
      <w:pPr>
        <w:pStyle w:val="Normal1"/>
      </w:pPr>
    </w:p>
    <w:p w14:paraId="57A410B9" w14:textId="77777777" w:rsidR="00FA286E" w:rsidRDefault="00FA286E">
      <w:pPr>
        <w:pStyle w:val="Normal1"/>
      </w:pPr>
    </w:p>
    <w:p w14:paraId="4C226A8A" w14:textId="77777777" w:rsidR="00686A23" w:rsidRDefault="00AF0AB4">
      <w:pPr>
        <w:pStyle w:val="Normal1"/>
        <w:jc w:val="center"/>
      </w:pPr>
      <w:r>
        <w:rPr>
          <w:noProof/>
        </w:rPr>
        <w:lastRenderedPageBreak/>
        <w:drawing>
          <wp:inline distT="0" distB="0" distL="0" distR="0" wp14:anchorId="5AB6F58B" wp14:editId="37F6B27C">
            <wp:extent cx="4859676" cy="3660873"/>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860522" cy="3661510"/>
                    </a:xfrm>
                    <a:prstGeom prst="rect">
                      <a:avLst/>
                    </a:prstGeom>
                    <a:noFill/>
                    <a:ln>
                      <a:noFill/>
                    </a:ln>
                  </pic:spPr>
                </pic:pic>
              </a:graphicData>
            </a:graphic>
          </wp:inline>
        </w:drawing>
      </w:r>
    </w:p>
    <w:p w14:paraId="5F5E0819" w14:textId="77777777" w:rsidR="00686A23" w:rsidRDefault="00686A23">
      <w:pPr>
        <w:pStyle w:val="Normal1"/>
        <w:jc w:val="center"/>
        <w:rPr>
          <w:i/>
        </w:rPr>
      </w:pPr>
      <w:r>
        <w:rPr>
          <w:i/>
          <w:sz w:val="22"/>
        </w:rPr>
        <w:t xml:space="preserve">During the last ten years, stocks have had no appreciation as measured by the S&amp;P 500 </w:t>
      </w:r>
      <w:r w:rsidR="00FA286E">
        <w:rPr>
          <w:i/>
          <w:sz w:val="22"/>
        </w:rPr>
        <w:t>while</w:t>
      </w:r>
      <w:r>
        <w:rPr>
          <w:i/>
          <w:sz w:val="22"/>
        </w:rPr>
        <w:t xml:space="preserve"> many companies</w:t>
      </w:r>
      <w:r w:rsidR="00FA286E">
        <w:rPr>
          <w:i/>
          <w:sz w:val="22"/>
        </w:rPr>
        <w:t xml:space="preserve"> still</w:t>
      </w:r>
      <w:r>
        <w:rPr>
          <w:i/>
          <w:sz w:val="22"/>
        </w:rPr>
        <w:t xml:space="preserve"> paid and grew their dividends. </w:t>
      </w:r>
    </w:p>
    <w:p w14:paraId="35698A5D" w14:textId="77777777" w:rsidR="00686A23" w:rsidRDefault="00686A23">
      <w:pPr>
        <w:pStyle w:val="Normal1"/>
      </w:pPr>
    </w:p>
    <w:p w14:paraId="2CEDDF1D" w14:textId="77777777" w:rsidR="00686A23" w:rsidRDefault="00686A23">
      <w:pPr>
        <w:pStyle w:val="Normal1"/>
      </w:pPr>
    </w:p>
    <w:p w14:paraId="3C952065" w14:textId="77777777" w:rsidR="00686A23" w:rsidRDefault="00686A23">
      <w:pPr>
        <w:pStyle w:val="Normal1"/>
        <w:ind w:left="540"/>
      </w:pPr>
      <w:r>
        <w:rPr>
          <w:b/>
        </w:rPr>
        <w:t>Pros</w:t>
      </w:r>
      <w:proofErr w:type="gramStart"/>
      <w:r>
        <w:rPr>
          <w:b/>
        </w:rPr>
        <w:t>:</w:t>
      </w:r>
      <w:r>
        <w:t xml:space="preserve">  A</w:t>
      </w:r>
      <w:proofErr w:type="gramEnd"/>
      <w:r>
        <w:t xml:space="preserve"> single investment in a big winner can make you rich.  Timing your investment in a growth stock is not critically important if you can buy it early enough in the growth phase as invariably a poorly timed purchase can be salvaged by meteoric growth for a sustained </w:t>
      </w:r>
      <w:proofErr w:type="gramStart"/>
      <w:r>
        <w:t>period of time</w:t>
      </w:r>
      <w:proofErr w:type="gramEnd"/>
      <w:r>
        <w:t xml:space="preserve">.  They are fun to own as they consistently beat earnings estimates and their stock prices are generally on a </w:t>
      </w:r>
      <w:proofErr w:type="gramStart"/>
      <w:r>
        <w:t>staircase like</w:t>
      </w:r>
      <w:proofErr w:type="gramEnd"/>
      <w:r>
        <w:t xml:space="preserve"> uptrend.  Everyone likes good </w:t>
      </w:r>
      <w:proofErr w:type="gramStart"/>
      <w:r>
        <w:t>news</w:t>
      </w:r>
      <w:proofErr w:type="gramEnd"/>
      <w:r>
        <w:t xml:space="preserve"> and these companies deliver plenty of it.</w:t>
      </w:r>
    </w:p>
    <w:p w14:paraId="400899C2" w14:textId="77777777" w:rsidR="00AE35AB" w:rsidRDefault="00AE35AB">
      <w:pPr>
        <w:pStyle w:val="Normal1"/>
        <w:ind w:left="540"/>
      </w:pPr>
    </w:p>
    <w:p w14:paraId="24FF83DD" w14:textId="77777777" w:rsidR="00686A23" w:rsidRDefault="00686A23">
      <w:pPr>
        <w:pStyle w:val="Normal1"/>
        <w:ind w:left="540"/>
      </w:pPr>
      <w:r>
        <w:rPr>
          <w:b/>
        </w:rPr>
        <w:t>Cons:</w:t>
      </w:r>
      <w:r>
        <w:t xml:space="preserve"> There are never dividends paid by these companies in their early fast growth stages.  You generally are going to pay a high multiple of earnings and feel like you are overpaying.  They are rarely cheap.  When the growth prospects diminish, and they inevitably do, these stocks take a brutal hit.  General Motors, Eastman Kodak, and Avon were all growth stocks at one time.</w:t>
      </w:r>
    </w:p>
    <w:p w14:paraId="79728DB3" w14:textId="77777777" w:rsidR="00686A23" w:rsidRDefault="00686A23"/>
    <w:p w14:paraId="3AB2F2C1" w14:textId="77777777" w:rsidR="00686A23" w:rsidRDefault="00686A23"/>
    <w:p w14:paraId="7E17B126" w14:textId="77777777" w:rsidR="00686A23" w:rsidRDefault="00686A23"/>
    <w:p w14:paraId="6DF3F33E" w14:textId="77777777" w:rsidR="00686A23" w:rsidRDefault="00686A23"/>
    <w:p w14:paraId="42C775DA" w14:textId="77777777" w:rsidR="00686A23" w:rsidRDefault="00686A23" w:rsidP="004060DE">
      <w:pPr>
        <w:pStyle w:val="Heading2"/>
      </w:pPr>
      <w:bookmarkStart w:id="33" w:name="_Toc196105745"/>
      <w:r>
        <w:lastRenderedPageBreak/>
        <w:t>Special Situations</w:t>
      </w:r>
      <w:bookmarkEnd w:id="33"/>
    </w:p>
    <w:p w14:paraId="79010E6C" w14:textId="77777777" w:rsidR="00686A23" w:rsidRDefault="00686A23">
      <w:pPr>
        <w:pStyle w:val="Normal1"/>
      </w:pPr>
    </w:p>
    <w:p w14:paraId="38934A75" w14:textId="77777777" w:rsidR="00AE35AB" w:rsidRDefault="00686A23" w:rsidP="00AE35AB">
      <w:pPr>
        <w:pStyle w:val="Normal1"/>
      </w:pPr>
      <w:r>
        <w:rPr>
          <w:b/>
        </w:rPr>
        <w:t>      </w:t>
      </w:r>
      <w:r w:rsidR="00AE35AB">
        <w:t xml:space="preserve">Another style of investing </w:t>
      </w:r>
      <w:r w:rsidR="005401E8">
        <w:t>is a</w:t>
      </w:r>
      <w:r w:rsidR="00AE35AB">
        <w:t xml:space="preserve"> category I call special situations. This style of investing is a catchall phrase and some of the categories here are corporate takeovers, </w:t>
      </w:r>
      <w:proofErr w:type="gramStart"/>
      <w:r w:rsidR="00AE35AB">
        <w:t>spinoffs</w:t>
      </w:r>
      <w:proofErr w:type="gramEnd"/>
      <w:r w:rsidR="00AE35AB">
        <w:t xml:space="preserve"> distressed debt </w:t>
      </w:r>
      <w:proofErr w:type="gramStart"/>
      <w:r w:rsidR="00AE35AB">
        <w:t>end</w:t>
      </w:r>
      <w:proofErr w:type="gramEnd"/>
      <w:r w:rsidR="00AE35AB">
        <w:t xml:space="preserve"> special situations such as risk arbitrage. Last year in 2011 with the incredible volatility in the markets, this style of investing was highly sought after because it wasn't correlated. 2011 I think I've heard the word correlated or volatility more than 82 times in the press, more than any decade in my investing career. So correlated means in this case when </w:t>
      </w:r>
      <w:proofErr w:type="gramStart"/>
      <w:r w:rsidR="00AE35AB">
        <w:t>then</w:t>
      </w:r>
      <w:proofErr w:type="gramEnd"/>
      <w:r w:rsidR="00AE35AB">
        <w:t xml:space="preserve"> market is going up all individual stocks up with it in and when the market is going down everything goes down to together. In this kind of hyper correlated market, what's the point of paying someone to be a stock picker? All equities go up with </w:t>
      </w:r>
      <w:proofErr w:type="gramStart"/>
      <w:r w:rsidR="00AE35AB">
        <w:t>one another</w:t>
      </w:r>
      <w:proofErr w:type="gramEnd"/>
      <w:r w:rsidR="00AE35AB">
        <w:t xml:space="preserve"> and all go down just the same. It's kind of reminiscent of playing roulette in Vegas, putting it all </w:t>
      </w:r>
      <w:proofErr w:type="gramStart"/>
      <w:r w:rsidR="00AE35AB">
        <w:t>on</w:t>
      </w:r>
      <w:proofErr w:type="gramEnd"/>
      <w:r w:rsidR="00AE35AB">
        <w:t xml:space="preserve"> red or all </w:t>
      </w:r>
      <w:proofErr w:type="gramStart"/>
      <w:r w:rsidR="00AE35AB">
        <w:t>on</w:t>
      </w:r>
      <w:proofErr w:type="gramEnd"/>
      <w:r w:rsidR="00AE35AB">
        <w:t xml:space="preserve"> black. Risk on; risk off. Red or Black, the </w:t>
      </w:r>
      <w:r w:rsidR="00AE35AB">
        <w:rPr>
          <w:color w:val="141414"/>
        </w:rPr>
        <w:t>croupier</w:t>
      </w:r>
      <w:r w:rsidR="00AE35AB">
        <w:t xml:space="preserve"> asks. </w:t>
      </w:r>
    </w:p>
    <w:p w14:paraId="059C42D9" w14:textId="77777777" w:rsidR="00686A23" w:rsidRDefault="00686A23">
      <w:pPr>
        <w:pStyle w:val="Normal1"/>
      </w:pPr>
    </w:p>
    <w:p w14:paraId="56BD383A" w14:textId="77777777" w:rsidR="00686A23" w:rsidRDefault="00686A23">
      <w:pPr>
        <w:pStyle w:val="Normal1"/>
      </w:pPr>
      <w:r>
        <w:t xml:space="preserve">          A good example of special situation is a large public company spinning off one of its smaller business units into its own public company. If the market deems the soon-to-be-spun-off company to have a higher valuation in its present form than it will after the spinoff, an investor might buy shares in the larger company before the spinoff </w:t>
      </w:r>
      <w:proofErr w:type="gramStart"/>
      <w:r>
        <w:t>in an attempt to</w:t>
      </w:r>
      <w:proofErr w:type="gramEnd"/>
      <w:r>
        <w:t xml:space="preserve"> realize a quick price increase. </w:t>
      </w:r>
    </w:p>
    <w:p w14:paraId="3422E828" w14:textId="77777777" w:rsidR="00686A23" w:rsidRDefault="00686A23">
      <w:pPr>
        <w:pStyle w:val="Normal1"/>
        <w:jc w:val="center"/>
        <w:rPr>
          <w:noProof/>
        </w:rPr>
      </w:pPr>
    </w:p>
    <w:p w14:paraId="3A310D44" w14:textId="77777777" w:rsidR="00346CD9" w:rsidRDefault="00346CD9">
      <w:pPr>
        <w:pStyle w:val="Normal1"/>
        <w:jc w:val="center"/>
        <w:rPr>
          <w:noProof/>
        </w:rPr>
      </w:pPr>
    </w:p>
    <w:p w14:paraId="06D6AF2A" w14:textId="77777777" w:rsidR="00346CD9" w:rsidRDefault="00346CD9">
      <w:pPr>
        <w:pStyle w:val="Normal1"/>
        <w:jc w:val="center"/>
        <w:rPr>
          <w:noProof/>
        </w:rPr>
      </w:pPr>
    </w:p>
    <w:p w14:paraId="750AA057" w14:textId="77777777" w:rsidR="005A41A7" w:rsidRDefault="005A41A7">
      <w:pPr>
        <w:pStyle w:val="Normal1"/>
        <w:jc w:val="center"/>
        <w:rPr>
          <w:noProof/>
        </w:rPr>
      </w:pPr>
    </w:p>
    <w:p w14:paraId="33B631C0" w14:textId="77777777" w:rsidR="00346CD9" w:rsidRDefault="00346CD9">
      <w:pPr>
        <w:pStyle w:val="Normal1"/>
        <w:jc w:val="center"/>
        <w:rPr>
          <w:noProof/>
        </w:rPr>
      </w:pPr>
    </w:p>
    <w:p w14:paraId="6F9F6E3C" w14:textId="77777777" w:rsidR="00346CD9" w:rsidRDefault="00346CD9">
      <w:pPr>
        <w:pStyle w:val="Normal1"/>
        <w:jc w:val="center"/>
        <w:rPr>
          <w:noProof/>
        </w:rPr>
      </w:pPr>
      <w:r>
        <w:rPr>
          <w:noProof/>
        </w:rPr>
        <w:lastRenderedPageBreak/>
        <w:drawing>
          <wp:inline distT="0" distB="0" distL="0" distR="0" wp14:anchorId="0E2A027C" wp14:editId="7CAE14CD">
            <wp:extent cx="5715000" cy="2918604"/>
            <wp:effectExtent l="0" t="0" r="0" b="2540"/>
            <wp:docPr id="6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15000" cy="2918604"/>
                    </a:xfrm>
                    <a:prstGeom prst="rect">
                      <a:avLst/>
                    </a:prstGeom>
                    <a:noFill/>
                    <a:ln>
                      <a:noFill/>
                    </a:ln>
                  </pic:spPr>
                </pic:pic>
              </a:graphicData>
            </a:graphic>
          </wp:inline>
        </w:drawing>
      </w:r>
    </w:p>
    <w:p w14:paraId="5254EBAE" w14:textId="77777777" w:rsidR="00346CD9" w:rsidRDefault="00346CD9">
      <w:pPr>
        <w:pStyle w:val="Normal1"/>
        <w:jc w:val="center"/>
        <w:rPr>
          <w:noProof/>
        </w:rPr>
      </w:pPr>
      <w:r>
        <w:rPr>
          <w:noProof/>
        </w:rPr>
        <w:drawing>
          <wp:inline distT="0" distB="0" distL="0" distR="0" wp14:anchorId="3D6100CC" wp14:editId="4D68638E">
            <wp:extent cx="5715000" cy="2871681"/>
            <wp:effectExtent l="0" t="0" r="0" b="0"/>
            <wp:docPr id="7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15000" cy="2871681"/>
                    </a:xfrm>
                    <a:prstGeom prst="rect">
                      <a:avLst/>
                    </a:prstGeom>
                    <a:noFill/>
                    <a:ln>
                      <a:noFill/>
                    </a:ln>
                  </pic:spPr>
                </pic:pic>
              </a:graphicData>
            </a:graphic>
          </wp:inline>
        </w:drawing>
      </w:r>
    </w:p>
    <w:p w14:paraId="1EE26408" w14:textId="77777777" w:rsidR="00346CD9" w:rsidRDefault="00346CD9">
      <w:pPr>
        <w:pStyle w:val="Normal1"/>
        <w:jc w:val="center"/>
        <w:rPr>
          <w:noProof/>
        </w:rPr>
      </w:pPr>
    </w:p>
    <w:p w14:paraId="6E243702" w14:textId="77777777" w:rsidR="00346CD9" w:rsidRDefault="00346CD9">
      <w:pPr>
        <w:pStyle w:val="Normal1"/>
        <w:jc w:val="center"/>
        <w:rPr>
          <w:noProof/>
        </w:rPr>
      </w:pPr>
    </w:p>
    <w:p w14:paraId="7E5F3917" w14:textId="77777777" w:rsidR="00346CD9" w:rsidRDefault="00346CD9">
      <w:pPr>
        <w:pStyle w:val="Normal1"/>
        <w:jc w:val="center"/>
        <w:rPr>
          <w:color w:val="343434"/>
          <w:sz w:val="22"/>
        </w:rPr>
      </w:pPr>
    </w:p>
    <w:p w14:paraId="261E20D1" w14:textId="77777777" w:rsidR="00686A23" w:rsidRDefault="00686A23">
      <w:pPr>
        <w:pStyle w:val="Normal1"/>
        <w:jc w:val="center"/>
        <w:rPr>
          <w:i/>
          <w:color w:val="343434"/>
          <w:sz w:val="22"/>
        </w:rPr>
      </w:pPr>
      <w:r>
        <w:rPr>
          <w:i/>
          <w:color w:val="343434"/>
          <w:sz w:val="22"/>
        </w:rPr>
        <w:t>Which stock would you rather own, the parent or the spinoff? Bristol Meyers spun off Mead Johnson in February of 2009. As you can see, MJN</w:t>
      </w:r>
      <w:r w:rsidR="00346CD9">
        <w:rPr>
          <w:i/>
          <w:color w:val="343434"/>
          <w:sz w:val="22"/>
        </w:rPr>
        <w:t xml:space="preserve"> (up 124%)</w:t>
      </w:r>
      <w:r>
        <w:rPr>
          <w:i/>
          <w:color w:val="343434"/>
          <w:sz w:val="22"/>
        </w:rPr>
        <w:t xml:space="preserve"> in the </w:t>
      </w:r>
      <w:r w:rsidR="00346CD9">
        <w:rPr>
          <w:i/>
          <w:color w:val="343434"/>
          <w:sz w:val="22"/>
        </w:rPr>
        <w:t>top</w:t>
      </w:r>
      <w:r>
        <w:rPr>
          <w:i/>
          <w:color w:val="343434"/>
          <w:sz w:val="22"/>
        </w:rPr>
        <w:t xml:space="preserve"> chart has handily outperformed the parent, BMY</w:t>
      </w:r>
      <w:r w:rsidR="00346CD9">
        <w:rPr>
          <w:i/>
          <w:color w:val="343434"/>
          <w:sz w:val="22"/>
        </w:rPr>
        <w:t xml:space="preserve"> (up 36%)</w:t>
      </w:r>
      <w:r>
        <w:rPr>
          <w:i/>
          <w:color w:val="343434"/>
          <w:sz w:val="22"/>
        </w:rPr>
        <w:t xml:space="preserve">, </w:t>
      </w:r>
      <w:r w:rsidR="00346CD9">
        <w:rPr>
          <w:i/>
          <w:color w:val="343434"/>
          <w:sz w:val="22"/>
        </w:rPr>
        <w:t>in the lower</w:t>
      </w:r>
      <w:r>
        <w:rPr>
          <w:i/>
          <w:color w:val="343434"/>
          <w:sz w:val="22"/>
        </w:rPr>
        <w:t>.</w:t>
      </w:r>
    </w:p>
    <w:p w14:paraId="6CDDB655" w14:textId="77777777" w:rsidR="00686A23" w:rsidRDefault="00686A23">
      <w:pPr>
        <w:pStyle w:val="Normal1"/>
      </w:pPr>
    </w:p>
    <w:p w14:paraId="10A8D4DE" w14:textId="77777777" w:rsidR="00346CD9" w:rsidRDefault="00346CD9">
      <w:pPr>
        <w:pStyle w:val="Normal1"/>
      </w:pPr>
    </w:p>
    <w:p w14:paraId="37FAF109" w14:textId="77777777" w:rsidR="00686A23" w:rsidRDefault="00686A23">
      <w:pPr>
        <w:pStyle w:val="Normal1"/>
      </w:pPr>
      <w:r>
        <w:t> </w:t>
      </w:r>
    </w:p>
    <w:p w14:paraId="30FDBC70" w14:textId="77777777" w:rsidR="00686A23" w:rsidRDefault="00686A23" w:rsidP="005A41A7">
      <w:pPr>
        <w:pStyle w:val="Normal1"/>
      </w:pPr>
      <w:r>
        <w:lastRenderedPageBreak/>
        <w:tab/>
        <w:t>There are many other circumstances that could be referred to as special situation investment opportunities</w:t>
      </w:r>
      <w:r w:rsidR="005A41A7">
        <w:t>,</w:t>
      </w:r>
      <w:r>
        <w:t xml:space="preserve"> such as tender offers, spin-offs, mergers and acquisitions, risk arbitrage, and bankruptcy proceedings.  I think this is an area where you really need specialized knowledge to succeed.  I’ll give you a couple of examples.  A company’s stock is deeply </w:t>
      </w:r>
      <w:proofErr w:type="gramStart"/>
      <w:r>
        <w:t>depressed</w:t>
      </w:r>
      <w:proofErr w:type="gramEnd"/>
      <w:r>
        <w:t xml:space="preserve">.  </w:t>
      </w:r>
      <w:proofErr w:type="gramStart"/>
      <w:r>
        <w:t>A number of</w:t>
      </w:r>
      <w:proofErr w:type="gramEnd"/>
      <w:r>
        <w:t xml:space="preserve"> Wall Street analysts have it rated as a </w:t>
      </w:r>
      <w:proofErr w:type="gramStart"/>
      <w:r>
        <w:t>sell</w:t>
      </w:r>
      <w:proofErr w:type="gramEnd"/>
      <w:r>
        <w:t xml:space="preserve"> and are advising their clients that the company is headed to bankruptcy.  The bonds of these types of situations often have special promise.  Although the equity, the stock piece, might get wiped out, the holders of the corporate debt have a more favorable position.  In a bankruptcy hearing dept takes precedence over equity and the bondholders will get paid off before any proceeds are distributed to shareholders.  Just how much the bondholders will get paid off is where fortunes are won and lost.  You need to have many </w:t>
      </w:r>
      <w:proofErr w:type="gramStart"/>
      <w:r>
        <w:t>skill</w:t>
      </w:r>
      <w:proofErr w:type="gramEnd"/>
      <w:r>
        <w:t xml:space="preserve"> sets to accurately assess this.  For example, it helps to have a keen accounting perspective to be able to read the filings and understand what assets there are and what value might be attached to them and any ongoing business value.      </w:t>
      </w:r>
    </w:p>
    <w:p w14:paraId="1132EA2F" w14:textId="77777777" w:rsidR="00DD30C1" w:rsidRDefault="00DD30C1" w:rsidP="00731E1A">
      <w:pPr>
        <w:pStyle w:val="Normal1"/>
        <w:ind w:firstLine="720"/>
        <w:rPr>
          <w:u w:color="214D06"/>
        </w:rPr>
      </w:pPr>
      <w:r>
        <w:t xml:space="preserve">Another </w:t>
      </w:r>
      <w:r w:rsidR="005A41A7">
        <w:t>one</w:t>
      </w:r>
      <w:r>
        <w:t xml:space="preserve"> of these special situations is merger and acquisition arbitrage: the simultaneous purchase of </w:t>
      </w:r>
      <w:r>
        <w:rPr>
          <w:color w:val="1C3D00"/>
        </w:rPr>
        <w:t>stock</w:t>
      </w:r>
      <w:r>
        <w:rPr>
          <w:u w:color="214D06"/>
        </w:rPr>
        <w:t xml:space="preserve"> in a company being acquired and the sale (or short sale) of stock in the acquiring company.  There are other kinds of arbitrage: liquidation arbitrage, and pairs trading to name a couple but the only one I’m going to get into is merger arbitrage.  This is a business you can reliably earn 15-20% in good years. </w:t>
      </w:r>
    </w:p>
    <w:p w14:paraId="694ECA37" w14:textId="77777777" w:rsidR="00731E1A" w:rsidRDefault="00DD30C1" w:rsidP="00DD30C1">
      <w:pPr>
        <w:pStyle w:val="Normal1"/>
      </w:pPr>
      <w:r>
        <w:rPr>
          <w:u w:color="214D06"/>
        </w:rPr>
        <w:tab/>
        <w:t xml:space="preserve">Mergers and acquisitions </w:t>
      </w:r>
      <w:r>
        <w:t xml:space="preserve">have very little to do with the stock market. Corporate takeovers planned with </w:t>
      </w:r>
      <w:proofErr w:type="gramStart"/>
      <w:r>
        <w:t>multiyear</w:t>
      </w:r>
      <w:proofErr w:type="gramEnd"/>
      <w:r>
        <w:t xml:space="preserve"> horizons don’t depend on what the stock market is going to do and in the next month, two months, six months or even a year.   It doesn't matter unless they're doing a takeover with their stock then it may matter to an extreme </w:t>
      </w:r>
      <w:proofErr w:type="gramStart"/>
      <w:r>
        <w:t>degree</w:t>
      </w:r>
      <w:proofErr w:type="gramEnd"/>
      <w:r>
        <w:t xml:space="preserve"> and they’ll put in place things known as collars. Merger risk arbitrage is when one public company buys another publicly traded one.  There is usually a difference between the purchase price that's announced and what acquisition target stock is </w:t>
      </w:r>
      <w:proofErr w:type="gramStart"/>
      <w:r>
        <w:t>actually trading</w:t>
      </w:r>
      <w:proofErr w:type="gramEnd"/>
      <w:r>
        <w:t xml:space="preserve"> at? Why is that so? There are always uncertainties in corporate takeovers.  The deal may be contingent upon financing, a certain amount of due diligence, government </w:t>
      </w:r>
      <w:proofErr w:type="gramStart"/>
      <w:r>
        <w:t>regulatory</w:t>
      </w:r>
      <w:proofErr w:type="gramEnd"/>
      <w:r>
        <w:t xml:space="preserve">, etc. It will almost always require the approval of the Board of Directors. </w:t>
      </w:r>
      <w:proofErr w:type="gramStart"/>
      <w:r>
        <w:t>So</w:t>
      </w:r>
      <w:proofErr w:type="gramEnd"/>
      <w:r>
        <w:t xml:space="preserve"> as these events happen and the deal progresses and one after another obstacle is eliminated these prices get </w:t>
      </w:r>
      <w:proofErr w:type="gramStart"/>
      <w:r>
        <w:t>closer and closer</w:t>
      </w:r>
      <w:proofErr w:type="gramEnd"/>
      <w:r>
        <w:t xml:space="preserve"> until they coalesce.   The difference between these two prices is called the risk premium. </w:t>
      </w:r>
    </w:p>
    <w:p w14:paraId="0EB08237" w14:textId="77777777" w:rsidR="00DD30C1" w:rsidRDefault="00DD30C1" w:rsidP="00731E1A">
      <w:pPr>
        <w:pStyle w:val="Normal1"/>
        <w:ind w:firstLine="720"/>
      </w:pPr>
      <w:r>
        <w:t xml:space="preserve">When I worked at Bear Stearns they specialized in this kind of </w:t>
      </w:r>
      <w:proofErr w:type="gramStart"/>
      <w:r>
        <w:t>investment</w:t>
      </w:r>
      <w:proofErr w:type="gramEnd"/>
      <w:r>
        <w:t xml:space="preserve"> and they put out research and projections about the returns and likelihood of these corporate takeovers. One thing they preached and were correct about is if you invested in “risk arbitrage”, you had to buy a basket of these takeovers. Invariably one of these deals will fall apart and instead of having a 15 or 20% annualized return, you will have to a 30 to 50% immediate loss of capital. These risk arbitrage deals have very little to do with stock </w:t>
      </w:r>
      <w:proofErr w:type="gramStart"/>
      <w:r>
        <w:t>market</w:t>
      </w:r>
      <w:proofErr w:type="gramEnd"/>
      <w:r>
        <w:t xml:space="preserve"> so this is a non-correlated return.</w:t>
      </w:r>
    </w:p>
    <w:p w14:paraId="2480307A" w14:textId="77777777" w:rsidR="00DD30C1" w:rsidRDefault="00DD30C1" w:rsidP="00DD30C1">
      <w:pPr>
        <w:pStyle w:val="Normal1"/>
      </w:pPr>
    </w:p>
    <w:p w14:paraId="64D09082" w14:textId="77777777" w:rsidR="00DD30C1" w:rsidRDefault="00DD30C1" w:rsidP="00DD30C1">
      <w:pPr>
        <w:pStyle w:val="Normal1"/>
      </w:pPr>
      <w:r>
        <w:tab/>
      </w:r>
      <w:r w:rsidR="00C31E2A">
        <w:t>An additional</w:t>
      </w:r>
      <w:r>
        <w:t xml:space="preserve"> kind of non-correlated </w:t>
      </w:r>
      <w:r w:rsidR="00C31E2A">
        <w:t>asset</w:t>
      </w:r>
      <w:r>
        <w:t xml:space="preserve"> is distressed debt</w:t>
      </w:r>
      <w:r w:rsidR="00C31E2A">
        <w:t>, which is</w:t>
      </w:r>
      <w:r>
        <w:t xml:space="preserve"> when one company is in bankruptcy. The company in bankruptcy is not going to be immediately influenced by the up-and-down vagaries of the daily stock market.  </w:t>
      </w:r>
      <w:proofErr w:type="gramStart"/>
      <w:r>
        <w:t>Instead</w:t>
      </w:r>
      <w:proofErr w:type="gramEnd"/>
      <w:r>
        <w:t xml:space="preserve"> they have bigger issues to worry about, their very viability as a going concern, kind of deal they will be able to cut with the creditors, the amount of equity that may be left or split up amongst the creditors.   These are all rather involved and complicated.  That's why both distressed debt and risk arbitrage are challenging strategies for individual investors to undertake on their own. This is best done using a brokerage house where there may be teams of specialists dedicated to these issues.  There are numerous hedge funds </w:t>
      </w:r>
      <w:proofErr w:type="gramStart"/>
      <w:r>
        <w:t>that just</w:t>
      </w:r>
      <w:proofErr w:type="gramEnd"/>
      <w:r>
        <w:t xml:space="preserve"> specialize in distressed debt or risk arbitrage and they themselves have teams of accountants and </w:t>
      </w:r>
      <w:proofErr w:type="gramStart"/>
      <w:r>
        <w:t>analysts people</w:t>
      </w:r>
      <w:proofErr w:type="gramEnd"/>
      <w:r>
        <w:t xml:space="preserve"> devoted to these </w:t>
      </w:r>
      <w:proofErr w:type="gramStart"/>
      <w:r>
        <w:t>particular nuances</w:t>
      </w:r>
      <w:proofErr w:type="gramEnd"/>
      <w:r>
        <w:t xml:space="preserve"> of investing. These styles of investing can offer great rewards but not much in between.  You tend to either be right or </w:t>
      </w:r>
      <w:proofErr w:type="gramStart"/>
      <w:r>
        <w:t>wrong</w:t>
      </w:r>
      <w:proofErr w:type="gramEnd"/>
      <w:r>
        <w:t xml:space="preserve"> but they are uncorrelated returns.</w:t>
      </w:r>
    </w:p>
    <w:p w14:paraId="3044C36A" w14:textId="77777777" w:rsidR="005A41A7" w:rsidRDefault="005A41A7" w:rsidP="00DD30C1">
      <w:pPr>
        <w:pStyle w:val="Normal1"/>
      </w:pPr>
    </w:p>
    <w:p w14:paraId="59097A78" w14:textId="77777777" w:rsidR="005A41A7" w:rsidRDefault="005A41A7" w:rsidP="005A41A7">
      <w:pPr>
        <w:pStyle w:val="Normal1"/>
        <w:ind w:left="540"/>
      </w:pPr>
      <w:r>
        <w:rPr>
          <w:b/>
        </w:rPr>
        <w:t>Pros</w:t>
      </w:r>
      <w:proofErr w:type="gramStart"/>
      <w:r>
        <w:rPr>
          <w:b/>
        </w:rPr>
        <w:t>:</w:t>
      </w:r>
      <w:r>
        <w:t>  When</w:t>
      </w:r>
      <w:proofErr w:type="gramEnd"/>
      <w:r>
        <w:t xml:space="preserve"> all other strategies are not working, special situations can be the ticket to profits.   </w:t>
      </w:r>
      <w:r w:rsidR="00731E1A">
        <w:t>Results of this style are generally not dependent on the direction of the markets</w:t>
      </w:r>
    </w:p>
    <w:p w14:paraId="5BAC39F0" w14:textId="77777777" w:rsidR="005A41A7" w:rsidRDefault="005A41A7" w:rsidP="005A41A7">
      <w:pPr>
        <w:pStyle w:val="Normal1"/>
        <w:ind w:left="540"/>
      </w:pPr>
    </w:p>
    <w:p w14:paraId="79379F0D" w14:textId="77777777" w:rsidR="00686A23" w:rsidRDefault="005A41A7" w:rsidP="00731E1A">
      <w:pPr>
        <w:pStyle w:val="Normal1"/>
        <w:ind w:left="540"/>
      </w:pPr>
      <w:r>
        <w:rPr>
          <w:b/>
        </w:rPr>
        <w:t>Cons:</w:t>
      </w:r>
      <w:r>
        <w:t> </w:t>
      </w:r>
      <w:r w:rsidR="00731E1A">
        <w:t>These situations often require specialized knowledge.  Bankruptcy, distressed securities and debt, and takeovers are all difficult fields to accurately assess and generally take teams of experts.  Although this style of investing can offer great rewards, it tends to be binary.  You are either right or wrong, with little space in between.</w:t>
      </w:r>
    </w:p>
    <w:p w14:paraId="65DDA105" w14:textId="77777777" w:rsidR="00686A23" w:rsidRDefault="00686A23">
      <w:pPr>
        <w:pStyle w:val="Normal1"/>
        <w:ind w:left="540"/>
      </w:pPr>
    </w:p>
    <w:p w14:paraId="02771ADB" w14:textId="77777777" w:rsidR="00686A23" w:rsidRDefault="00686A23" w:rsidP="004060DE">
      <w:pPr>
        <w:pStyle w:val="Heading2"/>
      </w:pPr>
      <w:bookmarkStart w:id="34" w:name="_Toc196105746"/>
      <w:r>
        <w:t>Macro Investing</w:t>
      </w:r>
      <w:bookmarkEnd w:id="34"/>
    </w:p>
    <w:p w14:paraId="2E4DF576" w14:textId="77777777" w:rsidR="00802737" w:rsidRPr="00802737" w:rsidRDefault="00802737" w:rsidP="004060DE"/>
    <w:p w14:paraId="7FCE88A8" w14:textId="77777777" w:rsidR="00DD30C1" w:rsidRDefault="00DD30C1" w:rsidP="005A41A7">
      <w:pPr>
        <w:pStyle w:val="Normal1"/>
        <w:ind w:firstLine="720"/>
      </w:pPr>
      <w:r>
        <w:t>Macro investing</w:t>
      </w:r>
      <w:r w:rsidR="005D46E7">
        <w:t xml:space="preserve"> </w:t>
      </w:r>
      <w:r>
        <w:t xml:space="preserve">is </w:t>
      </w:r>
      <w:r w:rsidR="00F95F3A">
        <w:t>a</w:t>
      </w:r>
      <w:r>
        <w:t xml:space="preserve"> style of investing that is most closely associated with </w:t>
      </w:r>
      <w:r w:rsidR="00F95F3A">
        <w:t xml:space="preserve">the </w:t>
      </w:r>
      <w:r>
        <w:t>hedge fund</w:t>
      </w:r>
      <w:r w:rsidR="00F95F3A">
        <w:t xml:space="preserve"> world</w:t>
      </w:r>
      <w:r>
        <w:t>. When hedge funds first started</w:t>
      </w:r>
      <w:r w:rsidR="00F95F3A">
        <w:t>,</w:t>
      </w:r>
      <w:r>
        <w:t xml:space="preserve"> it was difficult to execute an investment strategy based upon a worldview of economic events.  That’s not </w:t>
      </w:r>
      <w:r w:rsidR="00F95F3A">
        <w:t xml:space="preserve">the case </w:t>
      </w:r>
      <w:r>
        <w:t xml:space="preserve">today though. A macro investor could take an overall view that interest rates were rising, the economy is heating up, inflation was on the rise, and cost pressure would be great for companies.  </w:t>
      </w:r>
      <w:proofErr w:type="gramStart"/>
      <w:r>
        <w:t>So</w:t>
      </w:r>
      <w:proofErr w:type="gramEnd"/>
      <w:r>
        <w:t xml:space="preserve"> in that case an investor might want to short treasury futures in anticipation of rising rates, short the S&amp;P 500 as stocks might fall due to rising cost pressures, and they might want to buy commodity plays based on rising costs. These kinds of macro investment strategies are much easier to do today. There are exchange-traded funds </w:t>
      </w:r>
      <w:r w:rsidR="00F95F3A">
        <w:t>(</w:t>
      </w:r>
      <w:r>
        <w:t>ETFs</w:t>
      </w:r>
      <w:r w:rsidR="00F95F3A">
        <w:t>)</w:t>
      </w:r>
      <w:r>
        <w:t xml:space="preserve"> that can mimic </w:t>
      </w:r>
      <w:proofErr w:type="gramStart"/>
      <w:r>
        <w:t>just about</w:t>
      </w:r>
      <w:proofErr w:type="gramEnd"/>
      <w:r>
        <w:t xml:space="preserve"> any kind of worldview that you might have. One benefit in this style of investing, if you are right about the big picture, </w:t>
      </w:r>
      <w:r w:rsidR="00F95F3A">
        <w:t xml:space="preserve">is </w:t>
      </w:r>
      <w:r>
        <w:t xml:space="preserve">you don't have to sweat the </w:t>
      </w:r>
      <w:r w:rsidR="00F95F3A">
        <w:t>risks</w:t>
      </w:r>
      <w:r>
        <w:t xml:space="preserve"> of any individual company's </w:t>
      </w:r>
      <w:r w:rsidR="00F95F3A">
        <w:lastRenderedPageBreak/>
        <w:t>under</w:t>
      </w:r>
      <w:r>
        <w:t xml:space="preserve">performance. You're not hitching your investing fate to any one company but are playing big and broad trends. For </w:t>
      </w:r>
      <w:proofErr w:type="gramStart"/>
      <w:r>
        <w:t>example</w:t>
      </w:r>
      <w:proofErr w:type="gramEnd"/>
      <w:r>
        <w:t xml:space="preserve"> if you are bullish on the </w:t>
      </w:r>
      <w:proofErr w:type="gramStart"/>
      <w:r>
        <w:t>market</w:t>
      </w:r>
      <w:proofErr w:type="gramEnd"/>
      <w:r>
        <w:t xml:space="preserve"> you might buy one of the S&amp;P 500 </w:t>
      </w:r>
      <w:proofErr w:type="gramStart"/>
      <w:r>
        <w:t>ETF's</w:t>
      </w:r>
      <w:proofErr w:type="gramEnd"/>
      <w:r>
        <w:t xml:space="preserve"> such as SPY and avoid the risk of owning an individual stock that could have </w:t>
      </w:r>
      <w:proofErr w:type="gramStart"/>
      <w:r>
        <w:t>an earnings</w:t>
      </w:r>
      <w:proofErr w:type="gramEnd"/>
      <w:r>
        <w:t xml:space="preserve"> miss or an analyst downgrade.</w:t>
      </w:r>
    </w:p>
    <w:p w14:paraId="315D8F3E" w14:textId="77777777" w:rsidR="000D5B38" w:rsidRDefault="000D5B38" w:rsidP="000D5B38">
      <w:pPr>
        <w:pStyle w:val="Normal1"/>
        <w:jc w:val="center"/>
        <w:rPr>
          <w:color w:val="343434"/>
          <w:sz w:val="22"/>
        </w:rPr>
      </w:pPr>
      <w:r>
        <w:rPr>
          <w:noProof/>
          <w:color w:val="343434"/>
          <w:sz w:val="22"/>
        </w:rPr>
        <w:lastRenderedPageBreak/>
        <w:drawing>
          <wp:inline distT="0" distB="0" distL="0" distR="0" wp14:anchorId="38C0296F" wp14:editId="3F0261EA">
            <wp:extent cx="5715000" cy="7365768"/>
            <wp:effectExtent l="0" t="0" r="0" b="635"/>
            <wp:docPr id="7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15000" cy="7365768"/>
                    </a:xfrm>
                    <a:prstGeom prst="rect">
                      <a:avLst/>
                    </a:prstGeom>
                    <a:noFill/>
                    <a:ln>
                      <a:noFill/>
                    </a:ln>
                  </pic:spPr>
                </pic:pic>
              </a:graphicData>
            </a:graphic>
          </wp:inline>
        </w:drawing>
      </w:r>
    </w:p>
    <w:p w14:paraId="6D4CFAE3" w14:textId="77777777" w:rsidR="000D5B38" w:rsidRDefault="000D5B38" w:rsidP="000D5B38">
      <w:pPr>
        <w:pStyle w:val="Normal1"/>
        <w:jc w:val="center"/>
        <w:rPr>
          <w:i/>
          <w:color w:val="343434"/>
          <w:sz w:val="22"/>
        </w:rPr>
      </w:pPr>
      <w:r>
        <w:rPr>
          <w:i/>
          <w:color w:val="343434"/>
          <w:sz w:val="22"/>
        </w:rPr>
        <w:t>Gold as represented by the exchange traded fund GLD in the uppermost part of the chart window has been a superior performer to the S&amp;P 500 index as represented by the exchange traded fund SPY.</w:t>
      </w:r>
    </w:p>
    <w:p w14:paraId="3D41CD9A" w14:textId="77777777" w:rsidR="000D5B38" w:rsidRDefault="000D5B38" w:rsidP="005A41A7">
      <w:pPr>
        <w:pStyle w:val="Normal1"/>
        <w:ind w:firstLine="720"/>
      </w:pPr>
    </w:p>
    <w:p w14:paraId="20795F98" w14:textId="77777777" w:rsidR="00DD30C1" w:rsidRDefault="00DD30C1" w:rsidP="00DD30C1">
      <w:pPr>
        <w:pStyle w:val="Normal1"/>
      </w:pPr>
    </w:p>
    <w:p w14:paraId="6B550B1B" w14:textId="77777777" w:rsidR="00DD30C1" w:rsidRDefault="00DD30C1" w:rsidP="00DD30C1">
      <w:pPr>
        <w:pStyle w:val="Normal1"/>
      </w:pPr>
      <w:r>
        <w:tab/>
        <w:t xml:space="preserve">There are </w:t>
      </w:r>
      <w:proofErr w:type="gramStart"/>
      <w:r w:rsidR="00102FEA">
        <w:t>disadvantages</w:t>
      </w:r>
      <w:r>
        <w:t xml:space="preserve"> of</w:t>
      </w:r>
      <w:proofErr w:type="gramEnd"/>
      <w:r>
        <w:t xml:space="preserve"> to this style of investing. It often uses ETFs with leverage and/or derivatives that may not accurately reflect the impact of market moves. It may even be hard or unfeasible to execute your </w:t>
      </w:r>
      <w:proofErr w:type="gramStart"/>
      <w:r>
        <w:t>particular worldview</w:t>
      </w:r>
      <w:proofErr w:type="gramEnd"/>
      <w:r>
        <w:t xml:space="preserve"> or macro strategy.  Many of the inverse ETFs along with the double and triple leveraged short ETFs </w:t>
      </w:r>
      <w:r w:rsidRPr="00686A23">
        <w:rPr>
          <w:b/>
        </w:rPr>
        <w:t>don’t</w:t>
      </w:r>
      <w:r>
        <w:t xml:space="preserve"> function as advertised, so buyer beware.  That’s one of the reasons </w:t>
      </w:r>
      <w:proofErr w:type="spellStart"/>
      <w:proofErr w:type="gramStart"/>
      <w:r>
        <w:t>its</w:t>
      </w:r>
      <w:proofErr w:type="spellEnd"/>
      <w:proofErr w:type="gramEnd"/>
      <w:r>
        <w:t xml:space="preserve"> hard to short these </w:t>
      </w:r>
      <w:proofErr w:type="gramStart"/>
      <w:r>
        <w:t>ETFs</w:t>
      </w:r>
      <w:proofErr w:type="gramEnd"/>
      <w:r>
        <w:t xml:space="preserve"> I think.  They work horribly and it would be like shooting fish in a barrel if you could short them. It’s generally better to use futures markets and avoid these synthetic bearish ETFs when possible.  </w:t>
      </w:r>
      <w:proofErr w:type="gramStart"/>
      <w:r>
        <w:t>Also</w:t>
      </w:r>
      <w:proofErr w:type="gramEnd"/>
      <w:r>
        <w:t xml:space="preserve"> there are </w:t>
      </w:r>
      <w:proofErr w:type="gramStart"/>
      <w:r>
        <w:t>situations, which</w:t>
      </w:r>
      <w:proofErr w:type="gramEnd"/>
      <w:r>
        <w:t xml:space="preserve"> are just impractical or impossible for individual investors to plan for.  A good example of this was that many people realized the housing market was set for a tumble long before 2008. Housing prices were rising at an unsupportable rate but there was no obvious way </w:t>
      </w:r>
      <w:proofErr w:type="gramStart"/>
      <w:r>
        <w:t>too</w:t>
      </w:r>
      <w:proofErr w:type="gramEnd"/>
      <w:r>
        <w:t xml:space="preserve"> short a house. Those who figured out how to execute a strategy doing this, </w:t>
      </w:r>
      <w:r w:rsidR="00102FEA">
        <w:t>such as</w:t>
      </w:r>
      <w:r>
        <w:t xml:space="preserve"> John Paulson using credit default swaps, made fortunes for themselves and their investors.</w:t>
      </w:r>
    </w:p>
    <w:p w14:paraId="3897F030" w14:textId="77777777" w:rsidR="00DD30C1" w:rsidRDefault="00DD30C1" w:rsidP="00DD30C1">
      <w:pPr>
        <w:pStyle w:val="Normal1"/>
      </w:pPr>
    </w:p>
    <w:p w14:paraId="37E63223" w14:textId="77777777" w:rsidR="00DD30C1" w:rsidRDefault="00DD30C1" w:rsidP="00DD30C1">
      <w:pPr>
        <w:pStyle w:val="Normal1"/>
      </w:pPr>
      <w:r>
        <w:tab/>
        <w:t xml:space="preserve">A good example of a macro investing style is Gary Schilling’s 2010 book, </w:t>
      </w:r>
      <w:r>
        <w:rPr>
          <w:u w:val="single"/>
        </w:rPr>
        <w:t>The Age of Deleveraging</w:t>
      </w:r>
      <w:r>
        <w:t xml:space="preserve">.  Shilling is a renowned former economist for Merrill Lynch and frequent contributor to CNBC and other business periodicals. The book reflected his </w:t>
      </w:r>
      <w:proofErr w:type="gramStart"/>
      <w:r>
        <w:t>worldview that</w:t>
      </w:r>
      <w:proofErr w:type="gramEnd"/>
      <w:r>
        <w:t xml:space="preserve"> that both individuals and governments had too much debt and would spend the next several years deleveraging from that.  The consequences of that would be declining interest rates, tough times for banks, and emerging markets, and a whole host of other investment ideas. Gary Schilling doesn't recommend specific investment vehicles but instead broad ideas and trends.  As it turns out in 2011, </w:t>
      </w:r>
      <w:proofErr w:type="gramStart"/>
      <w:r>
        <w:t>long term</w:t>
      </w:r>
      <w:proofErr w:type="gramEnd"/>
      <w:r>
        <w:t xml:space="preserve"> U.S Treasuries were the best investment class, banks were the worst and emerging markets were amongst the worst performing of the world.</w:t>
      </w:r>
    </w:p>
    <w:p w14:paraId="151E343F" w14:textId="77777777" w:rsidR="00DD30C1" w:rsidRDefault="00DD30C1" w:rsidP="00DD30C1">
      <w:pPr>
        <w:pStyle w:val="Normal1"/>
      </w:pPr>
    </w:p>
    <w:p w14:paraId="42C70BF6" w14:textId="77777777" w:rsidR="00DD30C1" w:rsidRDefault="00DD30C1" w:rsidP="00DD30C1">
      <w:pPr>
        <w:pStyle w:val="Normal1"/>
      </w:pPr>
      <w:r>
        <w:tab/>
        <w:t xml:space="preserve">So how would the average </w:t>
      </w:r>
      <w:r w:rsidR="000D5B38">
        <w:t xml:space="preserve">investor have positioned himself or herself </w:t>
      </w:r>
      <w:r>
        <w:t>to take advantage of the investment opportunities prescribed by Gary Schilling's worldview?  For starters you could have bought an ETF of long-term treasuries, like the iShares Barclays 20 Year Treasury (TLT) that was up 33.60% in 2011.  Shorting the banks would have been a no brainer in hindsight but much harder to do with an ETF.  For example</w:t>
      </w:r>
      <w:r w:rsidR="000D5B38">
        <w:t>,</w:t>
      </w:r>
      <w:r>
        <w:t xml:space="preserve"> Bank of America declined about 58.5% in 2011 and JP Morgan dropped 12 % yet the double-short </w:t>
      </w:r>
      <w:proofErr w:type="spellStart"/>
      <w:r>
        <w:t>ProShares</w:t>
      </w:r>
      <w:proofErr w:type="spellEnd"/>
      <w:r>
        <w:t xml:space="preserve"> </w:t>
      </w:r>
      <w:proofErr w:type="spellStart"/>
      <w:r>
        <w:t>UltraShort</w:t>
      </w:r>
      <w:proofErr w:type="spellEnd"/>
      <w:r>
        <w:t xml:space="preserve"> Financials (SKF) yield</w:t>
      </w:r>
      <w:r w:rsidR="000D5B38">
        <w:t>ed</w:t>
      </w:r>
      <w:r>
        <w:t xml:space="preserve"> only a 5.5% return</w:t>
      </w:r>
      <w:r w:rsidR="000D5B38">
        <w:t>.</w:t>
      </w:r>
    </w:p>
    <w:p w14:paraId="6922A33F" w14:textId="77777777" w:rsidR="00686A23" w:rsidRDefault="00686A23">
      <w:pPr>
        <w:pStyle w:val="Normal1"/>
      </w:pPr>
    </w:p>
    <w:p w14:paraId="70DDA1A4" w14:textId="77777777" w:rsidR="00686A23" w:rsidRDefault="00686A23">
      <w:pPr>
        <w:pStyle w:val="Normal1"/>
      </w:pPr>
    </w:p>
    <w:p w14:paraId="018F1727" w14:textId="77777777" w:rsidR="00686A23" w:rsidRDefault="00686A23">
      <w:pPr>
        <w:pStyle w:val="Normal1"/>
      </w:pPr>
    </w:p>
    <w:p w14:paraId="6977EF55" w14:textId="77777777" w:rsidR="00686A23" w:rsidRDefault="00686A23">
      <w:pPr>
        <w:pStyle w:val="Normal1"/>
        <w:ind w:left="540"/>
      </w:pPr>
      <w:r>
        <w:rPr>
          <w:b/>
        </w:rPr>
        <w:lastRenderedPageBreak/>
        <w:t xml:space="preserve">Pros: </w:t>
      </w:r>
      <w:r>
        <w:t xml:space="preserve">The advantage of this style of investing is obvious.  If you are right about the fundamentals shifts in macro events you don’t have to sweat the details of any individual company’s performance.  You are not hitching your fate with any one company but are playing big and broad trends.  For </w:t>
      </w:r>
      <w:proofErr w:type="gramStart"/>
      <w:r>
        <w:t>example</w:t>
      </w:r>
      <w:proofErr w:type="gramEnd"/>
      <w:r>
        <w:t xml:space="preserve"> if you are bullish on the market, you might buy one of the S&amp;P 500 ETFs such as SPY and avoid the risk of </w:t>
      </w:r>
      <w:proofErr w:type="gramStart"/>
      <w:r>
        <w:t>an earnings</w:t>
      </w:r>
      <w:proofErr w:type="gramEnd"/>
      <w:r>
        <w:t xml:space="preserve"> miss or an analyst downgrade.</w:t>
      </w:r>
    </w:p>
    <w:p w14:paraId="39258A9D" w14:textId="77777777" w:rsidR="00686A23" w:rsidRDefault="00686A23">
      <w:pPr>
        <w:pStyle w:val="Normal1"/>
        <w:ind w:left="540"/>
      </w:pPr>
      <w:r>
        <w:rPr>
          <w:b/>
        </w:rPr>
        <w:t>Cons:</w:t>
      </w:r>
      <w:r w:rsidR="001D1825">
        <w:t xml:space="preserve"> They often</w:t>
      </w:r>
      <w:r>
        <w:t xml:space="preserve"> use leverage and derivatives to accentuate the impact of market moves.   It may be hard or unfeasible to execute a macro strategy.  </w:t>
      </w:r>
    </w:p>
    <w:p w14:paraId="70437C34" w14:textId="77777777" w:rsidR="004C4A3A" w:rsidRDefault="004C4A3A">
      <w:pPr>
        <w:pStyle w:val="Normal1"/>
        <w:ind w:left="540"/>
      </w:pPr>
    </w:p>
    <w:p w14:paraId="6800C88E" w14:textId="77777777" w:rsidR="00686A23" w:rsidRDefault="00686A23" w:rsidP="004060DE">
      <w:pPr>
        <w:pStyle w:val="Heading2"/>
      </w:pPr>
      <w:bookmarkStart w:id="35" w:name="_Toc196105747"/>
      <w:r>
        <w:t>Market Neutral</w:t>
      </w:r>
      <w:bookmarkEnd w:id="35"/>
    </w:p>
    <w:p w14:paraId="011ADE8F" w14:textId="77777777" w:rsidR="00686A23" w:rsidRDefault="00686A23">
      <w:pPr>
        <w:pStyle w:val="Normal1"/>
      </w:pPr>
    </w:p>
    <w:p w14:paraId="7ED8C7CC" w14:textId="77777777" w:rsidR="00686A23" w:rsidRDefault="00686A23">
      <w:pPr>
        <w:pStyle w:val="Normal1"/>
      </w:pPr>
      <w:r>
        <w:rPr>
          <w:b/>
        </w:rPr>
        <w:t>          </w:t>
      </w:r>
      <w:r>
        <w:t xml:space="preserve">This strategy attempts to hedge out most market risk by taking offsetting positions, often in different securities of the same issuer. For example, it can be long convertible bonds and </w:t>
      </w:r>
      <w:proofErr w:type="gramStart"/>
      <w:r>
        <w:t>short</w:t>
      </w:r>
      <w:proofErr w:type="gramEnd"/>
      <w:r>
        <w:t xml:space="preserve"> the underlying issuer’s equity.  The manager may also use futures to hedge out interest rate risk.  Market neutral strategies focus on obtaining returns with low or no correlation to both the equity and bond markets.  These relative value strategies include fixed income arbitrage, </w:t>
      </w:r>
      <w:proofErr w:type="gramStart"/>
      <w:r>
        <w:t>mortgage backed</w:t>
      </w:r>
      <w:proofErr w:type="gramEnd"/>
      <w:r>
        <w:t xml:space="preserve"> securities, capital structure arbitrage, and closed-end fund arbitrage</w:t>
      </w:r>
    </w:p>
    <w:p w14:paraId="5D75D19F" w14:textId="77777777" w:rsidR="002B7013" w:rsidRDefault="00686A23">
      <w:pPr>
        <w:pStyle w:val="Normal1"/>
      </w:pPr>
      <w:r>
        <w:t>          </w:t>
      </w:r>
      <w:r w:rsidR="00DD30C1">
        <w:t xml:space="preserve">Market-neutral strategies are often </w:t>
      </w:r>
      <w:r w:rsidR="002B7013">
        <w:t>employed</w:t>
      </w:r>
      <w:r w:rsidR="00DD30C1">
        <w:t xml:space="preserve"> by taking matching long and short positions in different stocks to increase the return from making good stock selections and decreasing the return from broad market movements. Market neutral strategists may also use other tools such as merger arbitrage, shorting sectors, and so on. A market-neutral position may involve taking a 50% long, 50% short position in a particular industry, such as oil and gas, or taking the same position in the broader market. </w:t>
      </w:r>
      <w:r w:rsidR="002B7013">
        <w:t xml:space="preserve">This strategy is </w:t>
      </w:r>
      <w:proofErr w:type="gramStart"/>
      <w:r w:rsidR="002B7013">
        <w:t>most commonly used</w:t>
      </w:r>
      <w:proofErr w:type="gramEnd"/>
      <w:r w:rsidR="002B7013">
        <w:t xml:space="preserve"> in pairs trading.  This is when you look at two different stocks in the same sector and buy the stronger stock with the </w:t>
      </w:r>
      <w:proofErr w:type="gramStart"/>
      <w:r w:rsidR="002B7013">
        <w:t>hopes</w:t>
      </w:r>
      <w:proofErr w:type="gramEnd"/>
      <w:r w:rsidR="002B7013">
        <w:t xml:space="preserve"> that it will appreciate. The position is then hedged by </w:t>
      </w:r>
      <w:proofErr w:type="gramStart"/>
      <w:r w:rsidR="002B7013">
        <w:t>shorting</w:t>
      </w:r>
      <w:proofErr w:type="gramEnd"/>
      <w:r w:rsidR="002B7013">
        <w:t xml:space="preserve"> a weaker stock in that sector.  When the sector does poorly, the gains in the </w:t>
      </w:r>
      <w:proofErr w:type="gramStart"/>
      <w:r w:rsidR="002B7013">
        <w:t>shorted</w:t>
      </w:r>
      <w:proofErr w:type="gramEnd"/>
      <w:r w:rsidR="002B7013">
        <w:t xml:space="preserve"> stock will offset the losses in the stronger company.</w:t>
      </w:r>
    </w:p>
    <w:p w14:paraId="0BF7B787" w14:textId="77777777" w:rsidR="00686A23" w:rsidRDefault="00DD30C1" w:rsidP="002B7013">
      <w:pPr>
        <w:pStyle w:val="Normal1"/>
        <w:ind w:firstLine="720"/>
      </w:pPr>
      <w:r>
        <w:t>There is no single accepted method of employing a market-</w:t>
      </w:r>
      <w:r w:rsidR="00F440CA">
        <w:t>neutral strategy</w:t>
      </w:r>
      <w:r>
        <w:t xml:space="preserve">. </w:t>
      </w:r>
      <w:r w:rsidR="00F440CA">
        <w:t xml:space="preserve"> </w:t>
      </w:r>
      <w:r>
        <w:t xml:space="preserve">Managers who hold a market-neutral position </w:t>
      </w:r>
      <w:proofErr w:type="gramStart"/>
      <w:r>
        <w:t>are able to</w:t>
      </w:r>
      <w:proofErr w:type="gramEnd"/>
      <w:r>
        <w:t xml:space="preserve"> exploit any momentum in the market. Hedge funds have traditionally been called market neutral as the nomenclature “hedge” means to offset risk.  Many hedge funds classify themselves as market-neutral because they are focused on absolute as opposed to relative returns.</w:t>
      </w:r>
    </w:p>
    <w:p w14:paraId="394865B3" w14:textId="77777777" w:rsidR="00686A23" w:rsidRDefault="00AF0AB4">
      <w:pPr>
        <w:pStyle w:val="Normal1"/>
        <w:jc w:val="center"/>
        <w:rPr>
          <w:color w:val="343434"/>
          <w:sz w:val="22"/>
        </w:rPr>
      </w:pPr>
      <w:r>
        <w:rPr>
          <w:noProof/>
        </w:rPr>
        <w:lastRenderedPageBreak/>
        <w:drawing>
          <wp:inline distT="0" distB="0" distL="0" distR="0" wp14:anchorId="597318A3" wp14:editId="2F84FBC2">
            <wp:extent cx="3810000" cy="30480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810000" cy="3048000"/>
                    </a:xfrm>
                    <a:prstGeom prst="rect">
                      <a:avLst/>
                    </a:prstGeom>
                    <a:noFill/>
                    <a:ln>
                      <a:noFill/>
                    </a:ln>
                  </pic:spPr>
                </pic:pic>
              </a:graphicData>
            </a:graphic>
          </wp:inline>
        </w:drawing>
      </w:r>
    </w:p>
    <w:p w14:paraId="29724B96" w14:textId="77777777" w:rsidR="00686A23" w:rsidRDefault="004C4A3A">
      <w:pPr>
        <w:pStyle w:val="Normal1"/>
        <w:jc w:val="center"/>
        <w:rPr>
          <w:i/>
        </w:rPr>
      </w:pPr>
      <w:r>
        <w:rPr>
          <w:i/>
        </w:rPr>
        <w:t>“</w:t>
      </w:r>
      <w:r w:rsidR="00686A23">
        <w:rPr>
          <w:i/>
        </w:rPr>
        <w:t>It's market neutral. We get paid 2% regardless of market direction</w:t>
      </w:r>
      <w:r>
        <w:rPr>
          <w:i/>
        </w:rPr>
        <w:t>”</w:t>
      </w:r>
    </w:p>
    <w:p w14:paraId="20CA7EE1" w14:textId="77777777" w:rsidR="00686A23" w:rsidRDefault="00686A23">
      <w:pPr>
        <w:pStyle w:val="Normal1"/>
      </w:pPr>
    </w:p>
    <w:p w14:paraId="137238DC" w14:textId="77777777" w:rsidR="00686A23" w:rsidRDefault="00686A23">
      <w:pPr>
        <w:pStyle w:val="Normal1"/>
        <w:ind w:left="540"/>
      </w:pPr>
      <w:r>
        <w:rPr>
          <w:b/>
        </w:rPr>
        <w:t>Pros</w:t>
      </w:r>
      <w:proofErr w:type="gramStart"/>
      <w:r>
        <w:rPr>
          <w:b/>
        </w:rPr>
        <w:t>:</w:t>
      </w:r>
      <w:r>
        <w:t>  Proponents</w:t>
      </w:r>
      <w:proofErr w:type="gramEnd"/>
      <w:r>
        <w:t xml:space="preserve"> of market-neutral strategies balance their longs and shorts in the same sector or industry.  By being sector </w:t>
      </w:r>
      <w:proofErr w:type="gramStart"/>
      <w:r>
        <w:t>neutral</w:t>
      </w:r>
      <w:proofErr w:type="gramEnd"/>
      <w:r>
        <w:t xml:space="preserve"> they avoid the risk of market swings affecting some industries or sectors differently than </w:t>
      </w:r>
      <w:proofErr w:type="gramStart"/>
      <w:r>
        <w:t>others, and</w:t>
      </w:r>
      <w:proofErr w:type="gramEnd"/>
      <w:r>
        <w:t xml:space="preserve"> thus losing money when long a stock in a sector that suddenly plunges and </w:t>
      </w:r>
      <w:proofErr w:type="gramStart"/>
      <w:r>
        <w:t>short</w:t>
      </w:r>
      <w:proofErr w:type="gramEnd"/>
      <w:r>
        <w:t xml:space="preserve"> another </w:t>
      </w:r>
      <w:r w:rsidR="002B7013">
        <w:t xml:space="preserve">in a sector that stays flat or </w:t>
      </w:r>
      <w:r>
        <w:t xml:space="preserve">goes up.  </w:t>
      </w:r>
      <w:r w:rsidR="002B7013">
        <w:t>B</w:t>
      </w:r>
      <w:r>
        <w:t>eing beta neutral, dollar neutral, and sector neutral is designed to make their portfolios more predictable by eliminating a</w:t>
      </w:r>
      <w:r w:rsidR="00F440CA">
        <w:t>ll systematic or market risk.  There is u</w:t>
      </w:r>
      <w:r>
        <w:t xml:space="preserve">sually low or no correlation to the market. </w:t>
      </w:r>
      <w:r>
        <w:rPr>
          <w:i/>
        </w:rPr>
        <w:t>The expected volatility of this strategy is low</w:t>
      </w:r>
      <w:r>
        <w:t>.</w:t>
      </w:r>
    </w:p>
    <w:p w14:paraId="1FFC0F77" w14:textId="77777777" w:rsidR="00686A23" w:rsidRDefault="00686A23">
      <w:pPr>
        <w:pStyle w:val="Normal1"/>
        <w:ind w:left="540"/>
      </w:pPr>
      <w:r>
        <w:rPr>
          <w:b/>
        </w:rPr>
        <w:t>Cons</w:t>
      </w:r>
      <w:proofErr w:type="gramStart"/>
      <w:r>
        <w:rPr>
          <w:b/>
        </w:rPr>
        <w:t>:</w:t>
      </w:r>
      <w:r>
        <w:t xml:space="preserve">  A</w:t>
      </w:r>
      <w:proofErr w:type="gramEnd"/>
      <w:r>
        <w:t xml:space="preserve"> lot easier said than done.  For </w:t>
      </w:r>
      <w:proofErr w:type="gramStart"/>
      <w:r>
        <w:t>example</w:t>
      </w:r>
      <w:proofErr w:type="gramEnd"/>
      <w:r>
        <w:t xml:space="preserve"> a pairs trade where the manager buys the stock of one company and shorts another in the same industry affords you two chances to be wrong.  If it was easy to make money </w:t>
      </w:r>
      <w:proofErr w:type="gramStart"/>
      <w:r>
        <w:t>shorting</w:t>
      </w:r>
      <w:proofErr w:type="gramEnd"/>
      <w:r>
        <w:t xml:space="preserve"> stocks, there would be a lot more people doing it.  This is akin to </w:t>
      </w:r>
      <w:proofErr w:type="gramStart"/>
      <w:r>
        <w:t>betting</w:t>
      </w:r>
      <w:proofErr w:type="gramEnd"/>
      <w:r>
        <w:t xml:space="preserve"> a parlay because you </w:t>
      </w:r>
      <w:proofErr w:type="gramStart"/>
      <w:r>
        <w:t>have to</w:t>
      </w:r>
      <w:proofErr w:type="gramEnd"/>
      <w:r>
        <w:t xml:space="preserve"> be right on two or more bets, not just one.  A perfectly hedge portfolio might just be the equivalent of staying in cash </w:t>
      </w:r>
      <w:proofErr w:type="gramStart"/>
      <w:r>
        <w:t>with the exception of</w:t>
      </w:r>
      <w:proofErr w:type="gramEnd"/>
      <w:r>
        <w:t xml:space="preserve"> a lot more fees.</w:t>
      </w:r>
    </w:p>
    <w:p w14:paraId="23E9FCE8" w14:textId="77777777" w:rsidR="00686A23" w:rsidRDefault="00686A23">
      <w:pPr>
        <w:pStyle w:val="ListParagraph0"/>
        <w:rPr>
          <w:sz w:val="24"/>
        </w:rPr>
      </w:pPr>
    </w:p>
    <w:p w14:paraId="62981E5B" w14:textId="77777777" w:rsidR="00686A23" w:rsidRDefault="00686A23" w:rsidP="004060DE">
      <w:pPr>
        <w:pStyle w:val="Heading2"/>
      </w:pPr>
      <w:bookmarkStart w:id="36" w:name="_Toc196105748"/>
      <w:r>
        <w:t>Short Selling</w:t>
      </w:r>
      <w:bookmarkEnd w:id="36"/>
    </w:p>
    <w:p w14:paraId="00D16D3E" w14:textId="77777777" w:rsidR="00686A23" w:rsidRDefault="00686A23">
      <w:pPr>
        <w:pStyle w:val="Normal1"/>
      </w:pPr>
    </w:p>
    <w:p w14:paraId="7D589160" w14:textId="77777777" w:rsidR="00686A23" w:rsidRDefault="00686A23">
      <w:pPr>
        <w:pStyle w:val="Normal1"/>
      </w:pPr>
      <w:r>
        <w:rPr>
          <w:b/>
        </w:rPr>
        <w:t xml:space="preserve">           </w:t>
      </w:r>
      <w:r>
        <w:t>This is a style in which an investor sells borrowed securities in anticipation of a price decline and is required to return an equal number of shares at some point in the future.</w:t>
      </w:r>
      <w:r>
        <w:rPr>
          <w:b/>
        </w:rPr>
        <w:t xml:space="preserve"> </w:t>
      </w:r>
      <w:r>
        <w:t xml:space="preserve">The payoff to selling </w:t>
      </w:r>
      <w:proofErr w:type="gramStart"/>
      <w:r>
        <w:t>short</w:t>
      </w:r>
      <w:proofErr w:type="gramEnd"/>
      <w:r>
        <w:t xml:space="preserve"> is the </w:t>
      </w:r>
      <w:r w:rsidR="00207CCB">
        <w:t>opposite</w:t>
      </w:r>
      <w:r>
        <w:t xml:space="preserve"> of a long position. A short seller will make money if </w:t>
      </w:r>
      <w:r>
        <w:lastRenderedPageBreak/>
        <w:t xml:space="preserve">the stock goes down in price, while a long position makes money when the stock </w:t>
      </w:r>
      <w:r w:rsidR="00207CCB">
        <w:t>rises</w:t>
      </w:r>
      <w:r>
        <w:t xml:space="preserve">. The profit that the investor receives is equal to the value of the </w:t>
      </w:r>
      <w:proofErr w:type="gramStart"/>
      <w:r>
        <w:t>sold borrowed shares</w:t>
      </w:r>
      <w:proofErr w:type="gramEnd"/>
      <w:r>
        <w:t xml:space="preserve"> </w:t>
      </w:r>
      <w:proofErr w:type="gramStart"/>
      <w:r>
        <w:t>less</w:t>
      </w:r>
      <w:proofErr w:type="gramEnd"/>
      <w:r>
        <w:t xml:space="preserve"> the cost of repurchasing the borrowed shares.</w:t>
      </w:r>
    </w:p>
    <w:p w14:paraId="49CE165F" w14:textId="77777777" w:rsidR="00686A23" w:rsidRDefault="00686A23">
      <w:pPr>
        <w:pStyle w:val="Normal1"/>
      </w:pPr>
      <w:r>
        <w:t xml:space="preserve">           For </w:t>
      </w:r>
      <w:proofErr w:type="gramStart"/>
      <w:r>
        <w:t>example</w:t>
      </w:r>
      <w:proofErr w:type="gramEnd"/>
      <w:r>
        <w:t xml:space="preserve"> if 1,000 shares are sold short </w:t>
      </w:r>
      <w:r w:rsidR="00207CCB">
        <w:t>at</w:t>
      </w:r>
      <w:r>
        <w:t xml:space="preserve"> $15 each and then put into that investor’s</w:t>
      </w:r>
      <w:r w:rsidR="00207CCB">
        <w:t xml:space="preserve"> account.</w:t>
      </w:r>
      <w:r>
        <w:t xml:space="preserve"> </w:t>
      </w:r>
      <w:r w:rsidR="00207CCB">
        <w:t>Let’s say the shares fall to $10</w:t>
      </w:r>
      <w:r>
        <w:t> and the investor closes out the position. To close out the position, the investor will need to purchase 1,000 shares at $10 each ($10,000). The investor captures the difference between the amount that he or she receives from the short sale and the amount that was paid to close the position, or $5,000. </w:t>
      </w:r>
    </w:p>
    <w:p w14:paraId="023D21B1" w14:textId="77777777" w:rsidR="00686A23" w:rsidRDefault="00686A23">
      <w:pPr>
        <w:pStyle w:val="Normal1"/>
      </w:pPr>
      <w:r>
        <w:t xml:space="preserve">          </w:t>
      </w:r>
      <w:r w:rsidR="00207CCB">
        <w:t>Essentially</w:t>
      </w:r>
      <w:r>
        <w:t xml:space="preserve">, the </w:t>
      </w:r>
      <w:proofErr w:type="gramStart"/>
      <w:r>
        <w:t>short-seller</w:t>
      </w:r>
      <w:proofErr w:type="gramEnd"/>
      <w:r>
        <w:t xml:space="preserve"> will “borrow” or “rent” the securities to be </w:t>
      </w:r>
      <w:proofErr w:type="gramStart"/>
      <w:r>
        <w:t>sold, and</w:t>
      </w:r>
      <w:proofErr w:type="gramEnd"/>
      <w:r>
        <w:t xml:space="preserve"> later repurchase identical securities for return to the lender. If the security price falls, the short-seller profits from having sold the borrowed securities for more than he later pays for them. However, if the security price rises, the short seller loses by having sold them for less than the price at which he later </w:t>
      </w:r>
      <w:proofErr w:type="gramStart"/>
      <w:r>
        <w:t>has to</w:t>
      </w:r>
      <w:proofErr w:type="gramEnd"/>
      <w:r>
        <w:t xml:space="preserve"> buy them. The practice is risky in that prices may rise without bound, even beyond the net worth of the short seller. The act of repurchasing a shorted security is known as “closing” a position or “covering”.</w:t>
      </w:r>
    </w:p>
    <w:p w14:paraId="7E423B58" w14:textId="77777777" w:rsidR="00686A23" w:rsidRDefault="00AF0AB4">
      <w:pPr>
        <w:pStyle w:val="Normal1"/>
        <w:jc w:val="center"/>
        <w:rPr>
          <w:color w:val="343434"/>
          <w:sz w:val="22"/>
        </w:rPr>
      </w:pPr>
      <w:r>
        <w:rPr>
          <w:noProof/>
        </w:rPr>
        <w:drawing>
          <wp:inline distT="0" distB="0" distL="0" distR="0" wp14:anchorId="1BBB1373" wp14:editId="72E5F1AD">
            <wp:extent cx="3810000" cy="3340100"/>
            <wp:effectExtent l="0" t="0" r="0" b="1270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810000" cy="3340100"/>
                    </a:xfrm>
                    <a:prstGeom prst="rect">
                      <a:avLst/>
                    </a:prstGeom>
                    <a:noFill/>
                    <a:ln>
                      <a:noFill/>
                    </a:ln>
                  </pic:spPr>
                </pic:pic>
              </a:graphicData>
            </a:graphic>
          </wp:inline>
        </w:drawing>
      </w:r>
    </w:p>
    <w:p w14:paraId="4DEB9A14" w14:textId="77777777" w:rsidR="00686A23" w:rsidRDefault="00686A23">
      <w:pPr>
        <w:pStyle w:val="Normal1"/>
        <w:jc w:val="center"/>
        <w:rPr>
          <w:i/>
        </w:rPr>
      </w:pPr>
      <w:r>
        <w:rPr>
          <w:i/>
        </w:rPr>
        <w:t xml:space="preserve">If I jumped off this </w:t>
      </w:r>
      <w:proofErr w:type="gramStart"/>
      <w:r>
        <w:rPr>
          <w:i/>
        </w:rPr>
        <w:t>ledge</w:t>
      </w:r>
      <w:proofErr w:type="gramEnd"/>
      <w:r>
        <w:rPr>
          <w:i/>
        </w:rPr>
        <w:t xml:space="preserve"> would I go up or down?</w:t>
      </w:r>
    </w:p>
    <w:p w14:paraId="6282CC74" w14:textId="77777777" w:rsidR="00686A23" w:rsidRDefault="00686A23">
      <w:pPr>
        <w:pStyle w:val="Normal1"/>
      </w:pPr>
    </w:p>
    <w:p w14:paraId="4EEA5A27" w14:textId="77777777" w:rsidR="00686A23" w:rsidRDefault="00686A23">
      <w:pPr>
        <w:pStyle w:val="Normal1"/>
        <w:ind w:left="540"/>
      </w:pPr>
      <w:r>
        <w:rPr>
          <w:b/>
        </w:rPr>
        <w:t>Pros</w:t>
      </w:r>
      <w:proofErr w:type="gramStart"/>
      <w:r>
        <w:rPr>
          <w:b/>
        </w:rPr>
        <w:t>:</w:t>
      </w:r>
      <w:r>
        <w:t>  Stocks</w:t>
      </w:r>
      <w:proofErr w:type="gramEnd"/>
      <w:r>
        <w:t xml:space="preserve"> tend to go down faster than they go up.  If the manager is right about his thesis, big gains can be </w:t>
      </w:r>
      <w:proofErr w:type="gramStart"/>
      <w:r>
        <w:t>had</w:t>
      </w:r>
      <w:proofErr w:type="gramEnd"/>
      <w:r>
        <w:t xml:space="preserve">.  </w:t>
      </w:r>
      <w:proofErr w:type="gramStart"/>
      <w:r>
        <w:t>Also</w:t>
      </w:r>
      <w:proofErr w:type="gramEnd"/>
      <w:r>
        <w:t xml:space="preserve"> short selling provides an investor with both hedges and gains that are not correlated with the market.  Managers that tend to specialize in short selling are known for their painstaking, meticulous, and thorough research.</w:t>
      </w:r>
    </w:p>
    <w:p w14:paraId="0F91661C" w14:textId="77777777" w:rsidR="00723084" w:rsidRDefault="00686A23" w:rsidP="00723084">
      <w:pPr>
        <w:pStyle w:val="Normal1"/>
        <w:ind w:left="540"/>
        <w:rPr>
          <w:i/>
        </w:rPr>
      </w:pPr>
      <w:r>
        <w:rPr>
          <w:b/>
        </w:rPr>
        <w:lastRenderedPageBreak/>
        <w:t>Cons:</w:t>
      </w:r>
      <w:r>
        <w:t xml:space="preserve"> Since Wall Street is biased toward the long side, there is not much available research on short ideas.  Managers must do their own or pay hefty fees to the few off Wall Street firms that specialize in this niche.  Short selling also exposes investors to unlimited risks since a long idea can only go to zero and you lose everything you have invested.   Stocks, though, can go up in theory an unlimited amount, so an investor is exposed to unlimited risk when a stock moves against you.  </w:t>
      </w:r>
      <w:proofErr w:type="gramStart"/>
      <w:r>
        <w:t>Often times</w:t>
      </w:r>
      <w:proofErr w:type="gramEnd"/>
      <w:r>
        <w:t xml:space="preserve">, the best short </w:t>
      </w:r>
      <w:proofErr w:type="gramStart"/>
      <w:r>
        <w:t>ideas,</w:t>
      </w:r>
      <w:proofErr w:type="gramEnd"/>
      <w:r>
        <w:t xml:space="preserve"> are those that go against the consensus and can take some time with painful paper losses before the gains materialize. </w:t>
      </w:r>
      <w:r>
        <w:rPr>
          <w:i/>
        </w:rPr>
        <w:t>Expected volatility of this style is very high.</w:t>
      </w:r>
    </w:p>
    <w:p w14:paraId="5806EEC7" w14:textId="77777777" w:rsidR="00723084" w:rsidRPr="00723084" w:rsidRDefault="00723084" w:rsidP="00723084">
      <w:pPr>
        <w:pStyle w:val="Normal1"/>
        <w:ind w:left="540"/>
        <w:rPr>
          <w:i/>
        </w:rPr>
      </w:pPr>
    </w:p>
    <w:p w14:paraId="1D032163" w14:textId="77777777" w:rsidR="00890D22" w:rsidRPr="00890D22" w:rsidRDefault="00AE35AB" w:rsidP="00723084">
      <w:pPr>
        <w:pStyle w:val="Heading2"/>
      </w:pPr>
      <w:bookmarkStart w:id="37" w:name="_Toc196105749"/>
      <w:r>
        <w:t>Option Investing</w:t>
      </w:r>
      <w:bookmarkEnd w:id="37"/>
    </w:p>
    <w:p w14:paraId="1C248552" w14:textId="77777777" w:rsidR="00A45AB9" w:rsidRPr="00A45AB9" w:rsidRDefault="00890D22" w:rsidP="00207CCB">
      <w:pPr>
        <w:jc w:val="center"/>
      </w:pPr>
      <w:r>
        <w:rPr>
          <w:noProof/>
        </w:rPr>
        <w:drawing>
          <wp:inline distT="0" distB="0" distL="0" distR="0" wp14:anchorId="7A755DF3" wp14:editId="03A226E5">
            <wp:extent cx="4366517" cy="4183123"/>
            <wp:effectExtent l="101600" t="101600" r="104140" b="10985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ptions_matrix_.gif"/>
                    <pic:cNvPicPr/>
                  </pic:nvPicPr>
                  <pic:blipFill>
                    <a:blip r:embed="rId50">
                      <a:extLst>
                        <a:ext uri="{28A0092B-C50C-407E-A947-70E740481C1C}">
                          <a14:useLocalDpi xmlns:a14="http://schemas.microsoft.com/office/drawing/2010/main" val="0"/>
                        </a:ext>
                      </a:extLst>
                    </a:blip>
                    <a:stretch>
                      <a:fillRect/>
                    </a:stretch>
                  </pic:blipFill>
                  <pic:spPr>
                    <a:xfrm>
                      <a:off x="0" y="0"/>
                      <a:ext cx="4366939" cy="4183527"/>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r w:rsidR="00203841">
        <w:rPr>
          <w:rStyle w:val="FootnoteReference"/>
        </w:rPr>
        <w:footnoteReference w:id="13"/>
      </w:r>
    </w:p>
    <w:p w14:paraId="401B50AA" w14:textId="77777777" w:rsidR="00890D22" w:rsidRDefault="00890D22" w:rsidP="00A45AB9">
      <w:pPr>
        <w:widowControl w:val="0"/>
        <w:autoSpaceDE w:val="0"/>
        <w:autoSpaceDN w:val="0"/>
        <w:adjustRightInd w:val="0"/>
        <w:spacing w:after="240" w:line="240" w:lineRule="auto"/>
        <w:rPr>
          <w:rFonts w:eastAsia="Times New Roman"/>
          <w:color w:val="262626"/>
        </w:rPr>
      </w:pPr>
    </w:p>
    <w:p w14:paraId="72F2543C" w14:textId="77777777" w:rsidR="00207CCB" w:rsidRDefault="00207CCB" w:rsidP="00207CCB">
      <w:pPr>
        <w:widowControl w:val="0"/>
        <w:autoSpaceDE w:val="0"/>
        <w:autoSpaceDN w:val="0"/>
        <w:adjustRightInd w:val="0"/>
        <w:spacing w:after="240" w:line="240" w:lineRule="auto"/>
        <w:rPr>
          <w:rFonts w:eastAsia="Times New Roman"/>
          <w:color w:val="262626"/>
        </w:rPr>
      </w:pPr>
      <w:r>
        <w:rPr>
          <w:rFonts w:eastAsia="Times New Roman"/>
          <w:color w:val="262626"/>
        </w:rPr>
        <w:t>So j</w:t>
      </w:r>
      <w:r w:rsidR="00F12D97">
        <w:rPr>
          <w:rFonts w:eastAsia="Times New Roman"/>
          <w:color w:val="262626"/>
        </w:rPr>
        <w:t>ust what exactly is an option</w:t>
      </w:r>
      <w:r>
        <w:rPr>
          <w:rFonts w:eastAsia="Times New Roman"/>
          <w:color w:val="262626"/>
        </w:rPr>
        <w:t xml:space="preserve"> contract?  It’s basically an</w:t>
      </w:r>
      <w:r w:rsidRPr="003D1468">
        <w:rPr>
          <w:rFonts w:eastAsia="Times New Roman"/>
          <w:color w:val="262626"/>
        </w:rPr>
        <w:t xml:space="preserve"> </w:t>
      </w:r>
      <w:r>
        <w:rPr>
          <w:rFonts w:eastAsia="Times New Roman"/>
          <w:color w:val="262626"/>
        </w:rPr>
        <w:t>agreement</w:t>
      </w:r>
      <w:r w:rsidRPr="003D1468">
        <w:rPr>
          <w:rFonts w:eastAsia="Times New Roman"/>
          <w:color w:val="262626"/>
        </w:rPr>
        <w:t xml:space="preserve"> to buy or sell a specific </w:t>
      </w:r>
      <w:r>
        <w:rPr>
          <w:rFonts w:eastAsia="Times New Roman"/>
          <w:color w:val="262626"/>
        </w:rPr>
        <w:t xml:space="preserve">amount of a particular underlying security.  </w:t>
      </w:r>
      <w:r w:rsidRPr="003D1468">
        <w:rPr>
          <w:rFonts w:eastAsia="Times New Roman"/>
          <w:color w:val="262626"/>
        </w:rPr>
        <w:t xml:space="preserve">Options come in two </w:t>
      </w:r>
      <w:r>
        <w:rPr>
          <w:rFonts w:eastAsia="Times New Roman"/>
          <w:color w:val="262626"/>
        </w:rPr>
        <w:t>types</w:t>
      </w:r>
      <w:r w:rsidRPr="003D1468">
        <w:rPr>
          <w:rFonts w:eastAsia="Times New Roman"/>
          <w:color w:val="262626"/>
        </w:rPr>
        <w:t xml:space="preserve">, </w:t>
      </w:r>
      <w:r w:rsidRPr="003D1468">
        <w:rPr>
          <w:rFonts w:eastAsia="Times New Roman"/>
          <w:b/>
          <w:bCs/>
          <w:color w:val="555555"/>
        </w:rPr>
        <w:t>calls</w:t>
      </w:r>
      <w:r w:rsidRPr="003D1468">
        <w:rPr>
          <w:rFonts w:eastAsia="Times New Roman"/>
          <w:color w:val="262626"/>
        </w:rPr>
        <w:t xml:space="preserve"> and </w:t>
      </w:r>
      <w:r w:rsidRPr="003D1468">
        <w:rPr>
          <w:rFonts w:eastAsia="Times New Roman"/>
          <w:b/>
          <w:bCs/>
          <w:color w:val="555555"/>
        </w:rPr>
        <w:lastRenderedPageBreak/>
        <w:t>puts</w:t>
      </w:r>
      <w:r w:rsidRPr="003D1468">
        <w:rPr>
          <w:rFonts w:eastAsia="Times New Roman"/>
          <w:color w:val="262626"/>
        </w:rPr>
        <w:t xml:space="preserve">, and you can buy or sell either type. </w:t>
      </w:r>
      <w:r>
        <w:rPr>
          <w:rFonts w:eastAsia="Times New Roman"/>
          <w:color w:val="262626"/>
        </w:rPr>
        <w:t xml:space="preserve">  This is akin to being able to go </w:t>
      </w:r>
      <w:r w:rsidR="009B4869">
        <w:rPr>
          <w:rFonts w:eastAsia="Times New Roman"/>
          <w:color w:val="262626"/>
        </w:rPr>
        <w:t xml:space="preserve">both </w:t>
      </w:r>
      <w:r>
        <w:rPr>
          <w:rFonts w:eastAsia="Times New Roman"/>
          <w:color w:val="262626"/>
        </w:rPr>
        <w:t xml:space="preserve">long and short a stock, essentially betting on either the upside or downside potential.  That’s the short form explanation.  They have all kinds of exotic combinations known as bull and bear spreads, straddles, and strangles, covered calls and naked puts just to mention some of them.   </w:t>
      </w:r>
    </w:p>
    <w:p w14:paraId="559670C4" w14:textId="77777777" w:rsidR="00207CCB" w:rsidRPr="003D1468" w:rsidRDefault="00207CCB" w:rsidP="00207CCB">
      <w:pPr>
        <w:widowControl w:val="0"/>
        <w:autoSpaceDE w:val="0"/>
        <w:autoSpaceDN w:val="0"/>
        <w:adjustRightInd w:val="0"/>
        <w:spacing w:after="240" w:line="240" w:lineRule="auto"/>
        <w:rPr>
          <w:rFonts w:eastAsia="Times New Roman"/>
          <w:color w:val="262626"/>
        </w:rPr>
      </w:pPr>
      <w:r w:rsidRPr="003D1468">
        <w:rPr>
          <w:rFonts w:eastAsia="Times New Roman"/>
          <w:color w:val="262626"/>
        </w:rPr>
        <w:t>Most investors focus on the two basic types</w:t>
      </w:r>
      <w:r>
        <w:rPr>
          <w:rFonts w:eastAsia="Times New Roman"/>
          <w:color w:val="262626"/>
        </w:rPr>
        <w:t>;</w:t>
      </w:r>
      <w:r w:rsidRPr="003D1468">
        <w:rPr>
          <w:rFonts w:eastAsia="Times New Roman"/>
          <w:color w:val="262626"/>
        </w:rPr>
        <w:t xml:space="preserve"> calls and puts.</w:t>
      </w:r>
      <w:r>
        <w:rPr>
          <w:rFonts w:eastAsia="Times New Roman"/>
          <w:color w:val="262626"/>
        </w:rPr>
        <w:t xml:space="preserve">  But the most important type of information I am going to share with you is that </w:t>
      </w:r>
      <w:r w:rsidRPr="00207CCB">
        <w:rPr>
          <w:rFonts w:eastAsia="Times New Roman"/>
          <w:i/>
          <w:color w:val="262626"/>
        </w:rPr>
        <w:t>most investors lose money on options</w:t>
      </w:r>
      <w:r>
        <w:rPr>
          <w:rFonts w:eastAsia="Times New Roman"/>
          <w:color w:val="262626"/>
        </w:rPr>
        <w:t xml:space="preserve">. </w:t>
      </w:r>
    </w:p>
    <w:p w14:paraId="0770E97F" w14:textId="77777777" w:rsidR="00207CCB" w:rsidRDefault="00207CCB" w:rsidP="00207CCB">
      <w:pPr>
        <w:widowControl w:val="0"/>
        <w:autoSpaceDE w:val="0"/>
        <w:autoSpaceDN w:val="0"/>
        <w:adjustRightInd w:val="0"/>
        <w:spacing w:line="240" w:lineRule="auto"/>
        <w:rPr>
          <w:rFonts w:eastAsia="Times New Roman"/>
          <w:b/>
          <w:bCs/>
          <w:color w:val="262626"/>
          <w:sz w:val="28"/>
          <w:szCs w:val="28"/>
        </w:rPr>
      </w:pPr>
      <w:r w:rsidRPr="003D1468">
        <w:rPr>
          <w:rFonts w:eastAsia="Times New Roman"/>
          <w:b/>
          <w:bCs/>
          <w:color w:val="262626"/>
          <w:sz w:val="28"/>
          <w:szCs w:val="28"/>
        </w:rPr>
        <w:t>Buying and Selling</w:t>
      </w:r>
    </w:p>
    <w:p w14:paraId="11BA5BE5" w14:textId="77777777" w:rsidR="00207CCB" w:rsidRPr="003D1468" w:rsidRDefault="00207CCB" w:rsidP="00207CCB">
      <w:pPr>
        <w:widowControl w:val="0"/>
        <w:autoSpaceDE w:val="0"/>
        <w:autoSpaceDN w:val="0"/>
        <w:adjustRightInd w:val="0"/>
        <w:spacing w:line="240" w:lineRule="auto"/>
        <w:rPr>
          <w:rFonts w:eastAsia="Times New Roman"/>
          <w:color w:val="262626"/>
        </w:rPr>
      </w:pPr>
    </w:p>
    <w:p w14:paraId="356420DB" w14:textId="77777777" w:rsidR="00207CCB" w:rsidRPr="003D1468" w:rsidRDefault="00207CCB" w:rsidP="00207CCB">
      <w:pPr>
        <w:widowControl w:val="0"/>
        <w:autoSpaceDE w:val="0"/>
        <w:autoSpaceDN w:val="0"/>
        <w:adjustRightInd w:val="0"/>
        <w:spacing w:line="240" w:lineRule="auto"/>
        <w:rPr>
          <w:rFonts w:eastAsia="Times New Roman"/>
          <w:color w:val="262626"/>
        </w:rPr>
      </w:pPr>
      <w:r w:rsidRPr="003D1468">
        <w:rPr>
          <w:rFonts w:eastAsia="Times New Roman"/>
          <w:color w:val="262626"/>
        </w:rPr>
        <w:t xml:space="preserve">If you buy a call, you have </w:t>
      </w:r>
      <w:r w:rsidR="009B4869">
        <w:rPr>
          <w:rFonts w:eastAsia="Times New Roman"/>
          <w:color w:val="262626"/>
        </w:rPr>
        <w:t xml:space="preserve">purchased </w:t>
      </w:r>
      <w:r w:rsidRPr="003D1468">
        <w:rPr>
          <w:rFonts w:eastAsia="Times New Roman"/>
          <w:color w:val="262626"/>
        </w:rPr>
        <w:t xml:space="preserve">the right to buy the underlying </w:t>
      </w:r>
      <w:r w:rsidR="00D14764">
        <w:rPr>
          <w:rFonts w:eastAsia="Times New Roman"/>
          <w:color w:val="262626"/>
        </w:rPr>
        <w:t>equity or vehicle</w:t>
      </w:r>
      <w:r w:rsidRPr="003D1468">
        <w:rPr>
          <w:rFonts w:eastAsia="Times New Roman"/>
          <w:color w:val="262626"/>
        </w:rPr>
        <w:t xml:space="preserve"> at the strike price on or before the expiration date. If you buy a </w:t>
      </w:r>
      <w:proofErr w:type="gramStart"/>
      <w:r w:rsidRPr="003D1468">
        <w:rPr>
          <w:rFonts w:eastAsia="Times New Roman"/>
          <w:color w:val="262626"/>
        </w:rPr>
        <w:t>put</w:t>
      </w:r>
      <w:proofErr w:type="gramEnd"/>
      <w:r w:rsidRPr="003D1468">
        <w:rPr>
          <w:rFonts w:eastAsia="Times New Roman"/>
          <w:color w:val="262626"/>
        </w:rPr>
        <w:t xml:space="preserve">, you have the right to sell the underlying </w:t>
      </w:r>
      <w:r w:rsidR="00D14764">
        <w:rPr>
          <w:rFonts w:eastAsia="Times New Roman"/>
          <w:color w:val="262626"/>
        </w:rPr>
        <w:t>vehicle</w:t>
      </w:r>
      <w:r w:rsidRPr="003D1468">
        <w:rPr>
          <w:rFonts w:eastAsia="Times New Roman"/>
          <w:color w:val="262626"/>
        </w:rPr>
        <w:t xml:space="preserve"> on or before expiration.</w:t>
      </w:r>
      <w:r w:rsidR="009B4869">
        <w:rPr>
          <w:rFonts w:eastAsia="Times New Roman"/>
          <w:color w:val="262626"/>
        </w:rPr>
        <w:t xml:space="preserve"> So w</w:t>
      </w:r>
      <w:r>
        <w:rPr>
          <w:rFonts w:eastAsia="Times New Roman"/>
          <w:color w:val="262626"/>
        </w:rPr>
        <w:t xml:space="preserve">hy would you do that?  In the case of buying a call, you believe you can profit from a rise in price.  A put is just the opposite.  You hope to </w:t>
      </w:r>
      <w:r w:rsidR="009B4869">
        <w:rPr>
          <w:rFonts w:eastAsia="Times New Roman"/>
          <w:color w:val="262626"/>
        </w:rPr>
        <w:t xml:space="preserve">make </w:t>
      </w:r>
      <w:proofErr w:type="gramStart"/>
      <w:r w:rsidR="009B4869">
        <w:rPr>
          <w:rFonts w:eastAsia="Times New Roman"/>
          <w:color w:val="262626"/>
        </w:rPr>
        <w:t>profit</w:t>
      </w:r>
      <w:proofErr w:type="gramEnd"/>
      <w:r>
        <w:rPr>
          <w:rFonts w:eastAsia="Times New Roman"/>
          <w:color w:val="262626"/>
        </w:rPr>
        <w:t xml:space="preserve"> by a decline in price. </w:t>
      </w:r>
      <w:r w:rsidR="009B4869">
        <w:rPr>
          <w:rFonts w:eastAsia="Times New Roman"/>
          <w:color w:val="262626"/>
        </w:rPr>
        <w:t xml:space="preserve"> A</w:t>
      </w:r>
      <w:r w:rsidRPr="003D1468">
        <w:rPr>
          <w:rFonts w:eastAsia="Times New Roman"/>
          <w:color w:val="262626"/>
        </w:rPr>
        <w:t xml:space="preserve">s the option holder, you also have the right to </w:t>
      </w:r>
      <w:r w:rsidR="009B4869">
        <w:rPr>
          <w:rFonts w:eastAsia="Times New Roman"/>
          <w:color w:val="262626"/>
        </w:rPr>
        <w:t>trade</w:t>
      </w:r>
      <w:r w:rsidRPr="003D1468">
        <w:rPr>
          <w:rFonts w:eastAsia="Times New Roman"/>
          <w:color w:val="262626"/>
        </w:rPr>
        <w:t xml:space="preserve"> the option to another buyer during its term or to let it expire worthless.</w:t>
      </w:r>
    </w:p>
    <w:p w14:paraId="5D4D4208" w14:textId="77777777" w:rsidR="00207CCB" w:rsidRDefault="00207CCB" w:rsidP="00207CCB">
      <w:pPr>
        <w:pStyle w:val="Normal1"/>
        <w:rPr>
          <w:rFonts w:eastAsia="Times New Roman"/>
          <w:color w:val="262626"/>
        </w:rPr>
      </w:pPr>
    </w:p>
    <w:p w14:paraId="77EB09E4" w14:textId="77777777" w:rsidR="00207CCB" w:rsidRDefault="00207CCB" w:rsidP="00207CCB">
      <w:pPr>
        <w:pStyle w:val="Normal1"/>
        <w:rPr>
          <w:rFonts w:eastAsia="Times New Roman"/>
          <w:color w:val="262626"/>
        </w:rPr>
      </w:pPr>
      <w:r w:rsidRPr="003D1468">
        <w:rPr>
          <w:rFonts w:eastAsia="Times New Roman"/>
          <w:color w:val="262626"/>
        </w:rPr>
        <w:t xml:space="preserve">The situation is different if you </w:t>
      </w:r>
      <w:r w:rsidRPr="003D1468">
        <w:rPr>
          <w:rFonts w:eastAsia="Times New Roman"/>
          <w:b/>
          <w:bCs/>
          <w:color w:val="555555"/>
        </w:rPr>
        <w:t>write</w:t>
      </w:r>
      <w:r w:rsidRPr="003D1468">
        <w:rPr>
          <w:rFonts w:eastAsia="Times New Roman"/>
          <w:color w:val="262626"/>
        </w:rPr>
        <w:t xml:space="preserve"> or </w:t>
      </w:r>
      <w:r w:rsidR="009B4869">
        <w:rPr>
          <w:rFonts w:eastAsia="Times New Roman"/>
          <w:color w:val="262626"/>
        </w:rPr>
        <w:t>sell</w:t>
      </w:r>
      <w:r w:rsidRPr="003D1468">
        <w:rPr>
          <w:rFonts w:eastAsia="Times New Roman"/>
          <w:color w:val="262626"/>
        </w:rPr>
        <w:t xml:space="preserve"> an option. </w:t>
      </w:r>
      <w:r w:rsidR="009B4869">
        <w:rPr>
          <w:rFonts w:eastAsia="Times New Roman"/>
          <w:color w:val="262626"/>
        </w:rPr>
        <w:t>When selling</w:t>
      </w:r>
      <w:r w:rsidRPr="003D1468">
        <w:rPr>
          <w:rFonts w:eastAsia="Times New Roman"/>
          <w:color w:val="262626"/>
        </w:rPr>
        <w:t xml:space="preserve"> a short option position</w:t>
      </w:r>
      <w:r w:rsidR="009B4869">
        <w:rPr>
          <w:rFonts w:eastAsia="Times New Roman"/>
          <w:color w:val="262626"/>
        </w:rPr>
        <w:t>,</w:t>
      </w:r>
      <w:r w:rsidRPr="003D1468">
        <w:rPr>
          <w:rFonts w:eastAsia="Times New Roman"/>
          <w:color w:val="262626"/>
        </w:rPr>
        <w:t xml:space="preserve"> </w:t>
      </w:r>
      <w:r w:rsidR="009B4869">
        <w:rPr>
          <w:rFonts w:eastAsia="Times New Roman"/>
          <w:color w:val="262626"/>
        </w:rPr>
        <w:t xml:space="preserve">as the </w:t>
      </w:r>
      <w:proofErr w:type="gramStart"/>
      <w:r w:rsidR="009B4869">
        <w:rPr>
          <w:rFonts w:eastAsia="Times New Roman"/>
          <w:color w:val="262626"/>
        </w:rPr>
        <w:t>writer</w:t>
      </w:r>
      <w:proofErr w:type="gramEnd"/>
      <w:r w:rsidR="009B4869">
        <w:rPr>
          <w:rFonts w:eastAsia="Times New Roman"/>
          <w:color w:val="262626"/>
        </w:rPr>
        <w:t xml:space="preserve"> you are obligated</w:t>
      </w:r>
      <w:r w:rsidRPr="003D1468">
        <w:rPr>
          <w:rFonts w:eastAsia="Times New Roman"/>
          <w:color w:val="262626"/>
        </w:rPr>
        <w:t xml:space="preserve"> to fulfill your </w:t>
      </w:r>
      <w:proofErr w:type="gramStart"/>
      <w:r w:rsidRPr="003D1468">
        <w:rPr>
          <w:rFonts w:eastAsia="Times New Roman"/>
          <w:color w:val="262626"/>
        </w:rPr>
        <w:t>side</w:t>
      </w:r>
      <w:proofErr w:type="gramEnd"/>
      <w:r w:rsidRPr="003D1468">
        <w:rPr>
          <w:rFonts w:eastAsia="Times New Roman"/>
          <w:color w:val="262626"/>
        </w:rPr>
        <w:t xml:space="preserve"> of the contract if the holder wishes to exercise</w:t>
      </w:r>
      <w:r w:rsidR="009B4869">
        <w:rPr>
          <w:rFonts w:eastAsia="Times New Roman"/>
          <w:color w:val="262626"/>
        </w:rPr>
        <w:t xml:space="preserve"> the contract</w:t>
      </w:r>
      <w:r w:rsidRPr="003D1468">
        <w:rPr>
          <w:rFonts w:eastAsia="Times New Roman"/>
          <w:color w:val="262626"/>
        </w:rPr>
        <w:t xml:space="preserve">. When you sell a call as an opening transaction, you're </w:t>
      </w:r>
      <w:r w:rsidR="009B4869">
        <w:rPr>
          <w:rFonts w:eastAsia="Times New Roman"/>
          <w:color w:val="262626"/>
        </w:rPr>
        <w:t xml:space="preserve">then </w:t>
      </w:r>
      <w:r w:rsidRPr="003D1468">
        <w:rPr>
          <w:rFonts w:eastAsia="Times New Roman"/>
          <w:color w:val="262626"/>
        </w:rPr>
        <w:t xml:space="preserve">obligated to sell the underlying </w:t>
      </w:r>
      <w:r w:rsidR="00D14764">
        <w:rPr>
          <w:rFonts w:eastAsia="Times New Roman"/>
          <w:color w:val="262626"/>
        </w:rPr>
        <w:t>vehicle</w:t>
      </w:r>
      <w:r w:rsidRPr="003D1468">
        <w:rPr>
          <w:rFonts w:eastAsia="Times New Roman"/>
          <w:color w:val="262626"/>
        </w:rPr>
        <w:t xml:space="preserve"> at the strike price. When you sell a put as an opening transaction, you're </w:t>
      </w:r>
      <w:r w:rsidR="00D14764">
        <w:rPr>
          <w:rFonts w:eastAsia="Times New Roman"/>
          <w:color w:val="262626"/>
        </w:rPr>
        <w:t xml:space="preserve">then </w:t>
      </w:r>
      <w:r w:rsidRPr="003D1468">
        <w:rPr>
          <w:rFonts w:eastAsia="Times New Roman"/>
          <w:color w:val="262626"/>
        </w:rPr>
        <w:t xml:space="preserve">obligated to </w:t>
      </w:r>
      <w:r w:rsidR="00D14764">
        <w:rPr>
          <w:rFonts w:eastAsia="Times New Roman"/>
          <w:color w:val="262626"/>
        </w:rPr>
        <w:t>purchase</w:t>
      </w:r>
      <w:r w:rsidRPr="003D1468">
        <w:rPr>
          <w:rFonts w:eastAsia="Times New Roman"/>
          <w:color w:val="262626"/>
        </w:rPr>
        <w:t xml:space="preserve"> the underlying </w:t>
      </w:r>
      <w:r w:rsidR="00D14764">
        <w:rPr>
          <w:rFonts w:eastAsia="Times New Roman"/>
          <w:color w:val="262626"/>
        </w:rPr>
        <w:t>instrument</w:t>
      </w:r>
      <w:r w:rsidRPr="003D1468">
        <w:rPr>
          <w:rFonts w:eastAsia="Times New Roman"/>
          <w:color w:val="262626"/>
        </w:rPr>
        <w:t xml:space="preserve">. </w:t>
      </w:r>
      <w:r w:rsidR="009B4869">
        <w:rPr>
          <w:rFonts w:eastAsia="Times New Roman"/>
          <w:color w:val="262626"/>
        </w:rPr>
        <w:t xml:space="preserve">Keep in mind, as a writer </w:t>
      </w:r>
      <w:r w:rsidRPr="003D1468">
        <w:rPr>
          <w:rFonts w:eastAsia="Times New Roman"/>
          <w:color w:val="262626"/>
        </w:rPr>
        <w:t xml:space="preserve">you have no control over </w:t>
      </w:r>
      <w:proofErr w:type="gramStart"/>
      <w:r w:rsidRPr="003D1468">
        <w:rPr>
          <w:rFonts w:eastAsia="Times New Roman"/>
          <w:color w:val="262626"/>
        </w:rPr>
        <w:t>whether or not</w:t>
      </w:r>
      <w:proofErr w:type="gramEnd"/>
      <w:r w:rsidRPr="003D1468">
        <w:rPr>
          <w:rFonts w:eastAsia="Times New Roman"/>
          <w:color w:val="262626"/>
        </w:rPr>
        <w:t xml:space="preserve"> a co</w:t>
      </w:r>
      <w:r w:rsidR="009B4869">
        <w:rPr>
          <w:rFonts w:eastAsia="Times New Roman"/>
          <w:color w:val="262626"/>
        </w:rPr>
        <w:t xml:space="preserve">ntract is </w:t>
      </w:r>
      <w:proofErr w:type="gramStart"/>
      <w:r w:rsidR="009B4869">
        <w:rPr>
          <w:rFonts w:eastAsia="Times New Roman"/>
          <w:color w:val="262626"/>
        </w:rPr>
        <w:t>exercised</w:t>
      </w:r>
      <w:proofErr w:type="gramEnd"/>
      <w:r w:rsidR="009B4869">
        <w:rPr>
          <w:rFonts w:eastAsia="Times New Roman"/>
          <w:color w:val="262626"/>
        </w:rPr>
        <w:t>.</w:t>
      </w:r>
      <w:r w:rsidRPr="003D1468">
        <w:rPr>
          <w:rFonts w:eastAsia="Times New Roman"/>
          <w:color w:val="262626"/>
        </w:rPr>
        <w:t xml:space="preserve"> </w:t>
      </w:r>
      <w:r w:rsidR="009B4869">
        <w:rPr>
          <w:rFonts w:eastAsia="Times New Roman"/>
          <w:color w:val="262626"/>
        </w:rPr>
        <w:t xml:space="preserve"> And </w:t>
      </w:r>
      <w:proofErr w:type="gramStart"/>
      <w:r w:rsidR="009B4869">
        <w:rPr>
          <w:rFonts w:eastAsia="Times New Roman"/>
          <w:color w:val="262626"/>
        </w:rPr>
        <w:t>remember</w:t>
      </w:r>
      <w:r w:rsidR="000A2E40">
        <w:rPr>
          <w:rFonts w:eastAsia="Times New Roman"/>
          <w:color w:val="262626"/>
        </w:rPr>
        <w:t>,</w:t>
      </w:r>
      <w:proofErr w:type="gramEnd"/>
      <w:r w:rsidRPr="003D1468">
        <w:rPr>
          <w:rFonts w:eastAsia="Times New Roman"/>
          <w:color w:val="262626"/>
        </w:rPr>
        <w:t xml:space="preserve"> that exercise is always possible at any time until the expiration date. But just as the buyer can sell an option back into the market</w:t>
      </w:r>
      <w:r w:rsidR="000A2E40">
        <w:rPr>
          <w:rFonts w:eastAsia="Times New Roman"/>
          <w:color w:val="262626"/>
        </w:rPr>
        <w:t>,</w:t>
      </w:r>
      <w:r w:rsidRPr="003D1468">
        <w:rPr>
          <w:rFonts w:eastAsia="Times New Roman"/>
          <w:color w:val="262626"/>
        </w:rPr>
        <w:t xml:space="preserve"> as a writer you can purchase an offsetting contract, provided you have not been assigned, </w:t>
      </w:r>
      <w:r w:rsidR="000A2E40">
        <w:rPr>
          <w:rFonts w:eastAsia="Times New Roman"/>
          <w:color w:val="262626"/>
        </w:rPr>
        <w:t>essentially canceling out your outstanding obligation</w:t>
      </w:r>
      <w:r w:rsidRPr="003D1468">
        <w:rPr>
          <w:rFonts w:eastAsia="Times New Roman"/>
          <w:color w:val="262626"/>
        </w:rPr>
        <w:t xml:space="preserve">. </w:t>
      </w:r>
      <w:r w:rsidR="000A2E40">
        <w:rPr>
          <w:rFonts w:eastAsia="Times New Roman"/>
          <w:color w:val="262626"/>
        </w:rPr>
        <w:t>To offset a</w:t>
      </w:r>
      <w:r w:rsidRPr="003D1468">
        <w:rPr>
          <w:rFonts w:eastAsia="Times New Roman"/>
          <w:color w:val="262626"/>
        </w:rPr>
        <w:t xml:space="preserve"> short option position, you would enter a "buy to close" transaction.</w:t>
      </w:r>
    </w:p>
    <w:p w14:paraId="0EE759A1" w14:textId="77777777" w:rsidR="00207CCB" w:rsidRDefault="00207CCB" w:rsidP="00207CCB">
      <w:pPr>
        <w:pStyle w:val="Normal1"/>
        <w:rPr>
          <w:rFonts w:eastAsia="Times New Roman"/>
          <w:color w:val="262626"/>
        </w:rPr>
      </w:pPr>
    </w:p>
    <w:p w14:paraId="5C663B3F" w14:textId="77777777" w:rsidR="00207CCB" w:rsidRDefault="00320CD9" w:rsidP="00207CCB">
      <w:pPr>
        <w:widowControl w:val="0"/>
        <w:autoSpaceDE w:val="0"/>
        <w:autoSpaceDN w:val="0"/>
        <w:adjustRightInd w:val="0"/>
        <w:spacing w:line="240" w:lineRule="auto"/>
        <w:rPr>
          <w:rFonts w:eastAsia="Times New Roman"/>
          <w:color w:val="262626"/>
        </w:rPr>
      </w:pPr>
      <w:r>
        <w:rPr>
          <w:rFonts w:eastAsia="Times New Roman"/>
          <w:color w:val="262626"/>
        </w:rPr>
        <w:t>So where does the profit come in? When you hold a</w:t>
      </w:r>
      <w:r w:rsidR="00207CCB" w:rsidRPr="00EF5C1C">
        <w:rPr>
          <w:rFonts w:eastAsia="Times New Roman"/>
          <w:color w:val="262626"/>
        </w:rPr>
        <w:t xml:space="preserve"> call option</w:t>
      </w:r>
      <w:r>
        <w:rPr>
          <w:rFonts w:eastAsia="Times New Roman"/>
          <w:color w:val="262626"/>
        </w:rPr>
        <w:t>, it’s profitable or</w:t>
      </w:r>
      <w:r w:rsidR="00207CCB" w:rsidRPr="00EF5C1C">
        <w:rPr>
          <w:rFonts w:eastAsia="Times New Roman"/>
          <w:color w:val="262626"/>
        </w:rPr>
        <w:t xml:space="preserve"> in-the-money if the current market value of the underlying stock is above th</w:t>
      </w:r>
      <w:r w:rsidR="006106B2">
        <w:rPr>
          <w:rFonts w:eastAsia="Times New Roman"/>
          <w:color w:val="262626"/>
        </w:rPr>
        <w:t xml:space="preserve">e exercise price of the option.  A put option is profitable or </w:t>
      </w:r>
      <w:r w:rsidR="00207CCB" w:rsidRPr="00EF5C1C">
        <w:rPr>
          <w:rFonts w:eastAsia="Times New Roman"/>
          <w:color w:val="262626"/>
        </w:rPr>
        <w:t>n-the-money if the current market value of the underlying stock is below the exercise price. If an option is not in-the-money at expiration, the option is assumed to be worthless.</w:t>
      </w:r>
      <w:r w:rsidR="00207CCB">
        <w:rPr>
          <w:rFonts w:eastAsia="Times New Roman"/>
          <w:color w:val="262626"/>
        </w:rPr>
        <w:t xml:space="preserve">  </w:t>
      </w:r>
      <w:r w:rsidR="006106B2" w:rsidRPr="006106B2">
        <w:rPr>
          <w:rFonts w:eastAsia="Times New Roman"/>
          <w:b/>
          <w:color w:val="262626"/>
        </w:rPr>
        <w:t>Note:</w:t>
      </w:r>
      <w:r w:rsidR="00207CCB">
        <w:rPr>
          <w:rFonts w:eastAsia="Times New Roman"/>
          <w:color w:val="262626"/>
        </w:rPr>
        <w:t xml:space="preserve"> 76.5% of all options end up just that, worthless, according to the Chicago Mercantile Exchange.</w:t>
      </w:r>
    </w:p>
    <w:p w14:paraId="58FBBDD8" w14:textId="77777777" w:rsidR="00207CCB" w:rsidRPr="00EF5C1C" w:rsidRDefault="00207CCB" w:rsidP="00207CCB">
      <w:pPr>
        <w:pStyle w:val="Normal1"/>
        <w:rPr>
          <w:rFonts w:eastAsia="Times New Roman"/>
          <w:color w:val="262626"/>
        </w:rPr>
      </w:pPr>
    </w:p>
    <w:p w14:paraId="4CAEFF21" w14:textId="77777777" w:rsidR="00207CCB" w:rsidRDefault="006106B2" w:rsidP="00207CCB">
      <w:pPr>
        <w:pStyle w:val="Normal1"/>
        <w:rPr>
          <w:rFonts w:eastAsia="Times New Roman"/>
          <w:color w:val="262626"/>
        </w:rPr>
      </w:pPr>
      <w:r>
        <w:rPr>
          <w:rFonts w:eastAsia="Times New Roman"/>
          <w:color w:val="262626"/>
        </w:rPr>
        <w:t>When buying or selling options, you need to understand several factors that influence the perceived value of the contract.  They include</w:t>
      </w:r>
      <w:r w:rsidR="00207CCB" w:rsidRPr="00EF5C1C">
        <w:rPr>
          <w:rFonts w:eastAsia="Times New Roman"/>
          <w:color w:val="262626"/>
        </w:rPr>
        <w:t xml:space="preserve"> supply and demand in the market where the option is traded,</w:t>
      </w:r>
      <w:r w:rsidR="00B36F7C">
        <w:rPr>
          <w:rFonts w:eastAsia="Times New Roman"/>
          <w:color w:val="262626"/>
        </w:rPr>
        <w:t xml:space="preserve"> w</w:t>
      </w:r>
      <w:r w:rsidR="00207CCB" w:rsidRPr="00EF5C1C">
        <w:rPr>
          <w:rFonts w:eastAsia="Times New Roman"/>
          <w:color w:val="262626"/>
        </w:rPr>
        <w:t>hat's happening in the overall investment markets and the economy at large</w:t>
      </w:r>
      <w:r w:rsidR="00B36F7C">
        <w:rPr>
          <w:rFonts w:eastAsia="Times New Roman"/>
          <w:color w:val="262626"/>
        </w:rPr>
        <w:t>, and t</w:t>
      </w:r>
      <w:r w:rsidR="00207CCB" w:rsidRPr="00EF5C1C">
        <w:rPr>
          <w:rFonts w:eastAsia="Times New Roman"/>
          <w:color w:val="262626"/>
        </w:rPr>
        <w:t>he identi</w:t>
      </w:r>
      <w:r w:rsidR="00B36F7C">
        <w:rPr>
          <w:rFonts w:eastAsia="Times New Roman"/>
          <w:color w:val="262626"/>
        </w:rPr>
        <w:t xml:space="preserve">ty of the underlying instrument. </w:t>
      </w:r>
      <w:r w:rsidR="00207CCB" w:rsidRPr="00EF5C1C">
        <w:rPr>
          <w:rFonts w:eastAsia="Times New Roman"/>
          <w:color w:val="262626"/>
        </w:rPr>
        <w:t xml:space="preserve"> </w:t>
      </w:r>
      <w:r w:rsidR="00B36F7C">
        <w:rPr>
          <w:rFonts w:eastAsia="Times New Roman"/>
          <w:color w:val="262626"/>
        </w:rPr>
        <w:t>H</w:t>
      </w:r>
      <w:r w:rsidR="00207CCB" w:rsidRPr="00EF5C1C">
        <w:rPr>
          <w:rFonts w:eastAsia="Times New Roman"/>
          <w:color w:val="262626"/>
        </w:rPr>
        <w:t xml:space="preserve">ow </w:t>
      </w:r>
      <w:r w:rsidR="00B36F7C">
        <w:rPr>
          <w:rFonts w:eastAsia="Times New Roman"/>
          <w:color w:val="262626"/>
        </w:rPr>
        <w:t>does it traditionally behave?</w:t>
      </w:r>
      <w:r w:rsidR="00207CCB" w:rsidRPr="00EF5C1C">
        <w:rPr>
          <w:rFonts w:eastAsia="Times New Roman"/>
          <w:color w:val="262626"/>
        </w:rPr>
        <w:t xml:space="preserve"> </w:t>
      </w:r>
      <w:r w:rsidR="00B36F7C">
        <w:rPr>
          <w:rFonts w:eastAsia="Times New Roman"/>
          <w:color w:val="262626"/>
        </w:rPr>
        <w:t>Is there an upcoming dividend or stock split?</w:t>
      </w:r>
      <w:r w:rsidR="00207CCB" w:rsidRPr="00EF5C1C">
        <w:rPr>
          <w:rFonts w:eastAsia="Times New Roman"/>
          <w:color w:val="262626"/>
        </w:rPr>
        <w:t xml:space="preserve"> </w:t>
      </w:r>
      <w:r w:rsidR="00B36F7C">
        <w:rPr>
          <w:rFonts w:eastAsia="Times New Roman"/>
          <w:color w:val="262626"/>
        </w:rPr>
        <w:t>V</w:t>
      </w:r>
      <w:r w:rsidR="00207CCB" w:rsidRPr="00EF5C1C">
        <w:rPr>
          <w:rFonts w:eastAsia="Times New Roman"/>
          <w:color w:val="262626"/>
        </w:rPr>
        <w:t xml:space="preserve">olatility is also an important </w:t>
      </w:r>
      <w:r w:rsidR="00B36F7C" w:rsidRPr="00EF5C1C">
        <w:rPr>
          <w:rFonts w:eastAsia="Times New Roman"/>
          <w:color w:val="262626"/>
        </w:rPr>
        <w:t>factor;</w:t>
      </w:r>
      <w:r w:rsidR="00207CCB" w:rsidRPr="00EF5C1C">
        <w:rPr>
          <w:rFonts w:eastAsia="Times New Roman"/>
          <w:color w:val="262626"/>
        </w:rPr>
        <w:t xml:space="preserve"> </w:t>
      </w:r>
      <w:r w:rsidR="00B36F7C">
        <w:rPr>
          <w:rFonts w:eastAsia="Times New Roman"/>
          <w:color w:val="262626"/>
        </w:rPr>
        <w:t>since</w:t>
      </w:r>
      <w:r w:rsidR="00207CCB" w:rsidRPr="00EF5C1C">
        <w:rPr>
          <w:rFonts w:eastAsia="Times New Roman"/>
          <w:color w:val="262626"/>
        </w:rPr>
        <w:t xml:space="preserve"> investors </w:t>
      </w:r>
      <w:r w:rsidR="00B36F7C">
        <w:rPr>
          <w:rFonts w:eastAsia="Times New Roman"/>
          <w:color w:val="262626"/>
        </w:rPr>
        <w:t>profit by gauging</w:t>
      </w:r>
      <w:r w:rsidR="00207CCB" w:rsidRPr="00EF5C1C">
        <w:rPr>
          <w:rFonts w:eastAsia="Times New Roman"/>
          <w:color w:val="262626"/>
        </w:rPr>
        <w:t xml:space="preserve"> how likely it is that an option will move in-the-money.</w:t>
      </w:r>
    </w:p>
    <w:p w14:paraId="707E71E6" w14:textId="77777777" w:rsidR="00207CCB" w:rsidRPr="00EF5C1C" w:rsidRDefault="00207CCB" w:rsidP="00207CCB">
      <w:pPr>
        <w:pStyle w:val="Normal1"/>
        <w:ind w:left="720" w:hanging="720"/>
        <w:rPr>
          <w:rFonts w:eastAsia="Times New Roman"/>
          <w:color w:val="262626"/>
        </w:rPr>
      </w:pPr>
    </w:p>
    <w:p w14:paraId="3DE46763" w14:textId="77777777" w:rsidR="00207CCB" w:rsidRPr="003D1468" w:rsidRDefault="00207CCB" w:rsidP="00207CCB">
      <w:pPr>
        <w:widowControl w:val="0"/>
        <w:autoSpaceDE w:val="0"/>
        <w:autoSpaceDN w:val="0"/>
        <w:adjustRightInd w:val="0"/>
        <w:spacing w:after="240" w:line="240" w:lineRule="auto"/>
        <w:ind w:left="720"/>
        <w:rPr>
          <w:rFonts w:eastAsia="Times New Roman"/>
          <w:color w:val="262626"/>
        </w:rPr>
      </w:pPr>
      <w:r w:rsidRPr="00AE6F57">
        <w:rPr>
          <w:b/>
        </w:rPr>
        <w:t>Pros:</w:t>
      </w:r>
      <w:r>
        <w:t xml:space="preserve"> Options have a wide variety of benefits when used correctly. </w:t>
      </w:r>
      <w:r w:rsidR="00B36F7C">
        <w:t xml:space="preserve">They </w:t>
      </w:r>
      <w:r w:rsidRPr="00EF5C1C">
        <w:rPr>
          <w:rFonts w:eastAsia="Times New Roman"/>
          <w:color w:val="262626"/>
        </w:rPr>
        <w:t xml:space="preserve">can provide you with the flexibility you need in almost any investment situation you might encounter. </w:t>
      </w:r>
      <w:r>
        <w:t xml:space="preserve">Puts can protect your current holdings from a decline in the market, calls can be used to generate income in a flat market, naked puts can be used to buy attractive stocks at lower prices while generating a little income in the process, and options in general are a good (but potentially risky) way to control a large number of shares of a stock without using a large amount of capital.  </w:t>
      </w:r>
    </w:p>
    <w:p w14:paraId="7E5F0AEA" w14:textId="77777777" w:rsidR="00207CCB" w:rsidRDefault="00207CCB" w:rsidP="00207CCB">
      <w:pPr>
        <w:pStyle w:val="Normal1"/>
        <w:ind w:left="720"/>
      </w:pPr>
      <w:r>
        <w:rPr>
          <w:b/>
        </w:rPr>
        <w:t>Cons:</w:t>
      </w:r>
      <w:r>
        <w:t xml:space="preserve"> </w:t>
      </w:r>
      <w:r>
        <w:rPr>
          <w:i/>
        </w:rPr>
        <w:t>Options can be risky!</w:t>
      </w:r>
      <w:r>
        <w:t xml:space="preserve"> Based on a CME study of expiring and exercised options covering a period of three years (1997, 1998 and 1999), an average of 76.5% of all options held to expiration at the Chicago Mercantile Exchange expired worthless (</w:t>
      </w:r>
      <w:hyperlink r:id="rId51" w:history="1">
        <w:r>
          <w:rPr>
            <w:color w:val="0B3DB6"/>
          </w:rPr>
          <w:t>out of the money</w:t>
        </w:r>
      </w:hyperlink>
      <w:r>
        <w:t xml:space="preserve">). This average remained consistent for the three-year period: 76.3%, 75.8% and 77.5% respectively, as shown in Figure 1. From this general level, therefore, we can conclude that for every option exercised </w:t>
      </w:r>
      <w:hyperlink r:id="rId52" w:history="1">
        <w:r>
          <w:rPr>
            <w:color w:val="0B3DB6"/>
          </w:rPr>
          <w:t>in the money</w:t>
        </w:r>
      </w:hyperlink>
      <w:r>
        <w:t xml:space="preserve"> at expiration, there were three options contracts that expired out of the money and thus worthless, meaning option sellers had better odds than option buyers for positions held until expiration. </w:t>
      </w:r>
    </w:p>
    <w:p w14:paraId="1F32BDED" w14:textId="77777777" w:rsidR="00AE35AB" w:rsidRDefault="00AE35AB" w:rsidP="00560324"/>
    <w:p w14:paraId="78ACFDF1" w14:textId="77777777" w:rsidR="00477101" w:rsidRDefault="00477101" w:rsidP="00560324"/>
    <w:p w14:paraId="1F970661" w14:textId="77777777" w:rsidR="00477101" w:rsidRDefault="00477101" w:rsidP="00560324"/>
    <w:p w14:paraId="7FDC8C94" w14:textId="77777777" w:rsidR="00477101" w:rsidRDefault="00477101" w:rsidP="00560324"/>
    <w:p w14:paraId="4B0A05B2" w14:textId="77777777" w:rsidR="00477101" w:rsidRDefault="00477101" w:rsidP="00560324"/>
    <w:p w14:paraId="5A896849" w14:textId="77777777" w:rsidR="00477101" w:rsidRDefault="00477101" w:rsidP="00560324"/>
    <w:p w14:paraId="6472A490" w14:textId="77777777" w:rsidR="00477101" w:rsidRDefault="00477101" w:rsidP="00560324"/>
    <w:p w14:paraId="1D2025AC" w14:textId="77777777" w:rsidR="00477101" w:rsidRDefault="00477101" w:rsidP="00560324"/>
    <w:p w14:paraId="7551E689" w14:textId="77777777" w:rsidR="00477101" w:rsidRDefault="00477101" w:rsidP="00560324"/>
    <w:p w14:paraId="620618AB" w14:textId="77777777" w:rsidR="00477101" w:rsidRDefault="00477101" w:rsidP="00560324"/>
    <w:p w14:paraId="1EED3E8D" w14:textId="77777777" w:rsidR="00477101" w:rsidRDefault="00477101" w:rsidP="00560324"/>
    <w:p w14:paraId="0E856651" w14:textId="77777777" w:rsidR="00560324" w:rsidRDefault="00560324" w:rsidP="00560324"/>
    <w:p w14:paraId="2EB2E2A8" w14:textId="77777777" w:rsidR="00477101" w:rsidRDefault="00477101" w:rsidP="00560324"/>
    <w:p w14:paraId="1FAE0779" w14:textId="77777777" w:rsidR="00477101" w:rsidRDefault="00477101" w:rsidP="00560324"/>
    <w:p w14:paraId="72616886" w14:textId="77777777" w:rsidR="00AE35AB" w:rsidRDefault="00AE35AB">
      <w:pPr>
        <w:pStyle w:val="ListParagraph0"/>
      </w:pPr>
    </w:p>
    <w:p w14:paraId="1DF3C608" w14:textId="77777777" w:rsidR="00723084" w:rsidRDefault="00723084">
      <w:pPr>
        <w:pStyle w:val="ListParagraph0"/>
      </w:pPr>
    </w:p>
    <w:p w14:paraId="2C00E35F" w14:textId="77777777" w:rsidR="00723084" w:rsidRDefault="00723084">
      <w:pPr>
        <w:pStyle w:val="ListParagraph0"/>
      </w:pPr>
    </w:p>
    <w:p w14:paraId="391F6B69" w14:textId="77777777" w:rsidR="00AE35AB" w:rsidRDefault="00AE35AB" w:rsidP="004060DE">
      <w:pPr>
        <w:pStyle w:val="ListParagraph0"/>
        <w:ind w:left="0"/>
        <w:jc w:val="left"/>
      </w:pPr>
    </w:p>
    <w:p w14:paraId="056861F5" w14:textId="77777777" w:rsidR="00AE35AB" w:rsidRDefault="00AE35AB" w:rsidP="00560324">
      <w:pPr>
        <w:pStyle w:val="ListParagraph0"/>
        <w:ind w:left="0"/>
        <w:jc w:val="left"/>
      </w:pPr>
    </w:p>
    <w:p w14:paraId="10829A12" w14:textId="77777777" w:rsidR="00686A23" w:rsidRDefault="00686A23" w:rsidP="004060DE">
      <w:pPr>
        <w:pStyle w:val="Heading2"/>
      </w:pPr>
      <w:bookmarkStart w:id="38" w:name="_Toc196105750"/>
      <w:r>
        <w:lastRenderedPageBreak/>
        <w:t>Technical Trading</w:t>
      </w:r>
      <w:bookmarkEnd w:id="38"/>
    </w:p>
    <w:p w14:paraId="7D5D6280" w14:textId="77777777" w:rsidR="00686A23" w:rsidRDefault="00686A23">
      <w:pPr>
        <w:pStyle w:val="Normal1"/>
      </w:pPr>
    </w:p>
    <w:p w14:paraId="0298D106" w14:textId="77777777" w:rsidR="00686A23" w:rsidRDefault="00686A23">
      <w:pPr>
        <w:pStyle w:val="Normal1"/>
      </w:pPr>
      <w:r>
        <w:rPr>
          <w:b/>
        </w:rPr>
        <w:t>          Technical Trading and Market Timing</w:t>
      </w:r>
      <w:proofErr w:type="gramStart"/>
      <w:r>
        <w:t>:  This</w:t>
      </w:r>
      <w:proofErr w:type="gramEnd"/>
      <w:r>
        <w:t xml:space="preserve"> style of investing may</w:t>
      </w:r>
      <w:r>
        <w:rPr>
          <w:b/>
        </w:rPr>
        <w:t xml:space="preserve"> </w:t>
      </w:r>
      <w:r>
        <w:t xml:space="preserve">allocate assets among different asset classes or different securities depending on the manager’s view of the economic or market outlook. Portfolio emphasis may swing widely between asset classes. Unpredictability of market movements and the difficulty of timing entry and exit from markets add to the volatility.  Technical traders may pay little attention to the fundamentals of a company.  They believe that everything you are likely to know about a stock is incorporated into its price already and the future course of this price is best </w:t>
      </w:r>
      <w:proofErr w:type="gramStart"/>
      <w:r>
        <w:t>divined</w:t>
      </w:r>
      <w:proofErr w:type="gramEnd"/>
      <w:r>
        <w:t xml:space="preserve"> by looking at its chart.  This is a controversial style of </w:t>
      </w:r>
      <w:proofErr w:type="gramStart"/>
      <w:r>
        <w:t>investing</w:t>
      </w:r>
      <w:proofErr w:type="gramEnd"/>
      <w:r>
        <w:t xml:space="preserve"> and its’ critics describe it as akin to using a Ouija board to predict stock price movements.  They believe that it is a useless waste of time to analyze charts in the hope of predicting future price movement from past patterns.  You should keep in mind though that most Wall Street firms have chartists on their payrolls.   Even if you don’t believe in charts, you should keep in mind that others do and are influenced by them.  There are thousands of traders around the globe glued to them ready to fire off orders based on their interpretations.  </w:t>
      </w:r>
    </w:p>
    <w:p w14:paraId="3B9784DC" w14:textId="77777777" w:rsidR="00686A23" w:rsidRDefault="00686A23">
      <w:pPr>
        <w:pStyle w:val="Normal1"/>
      </w:pPr>
      <w:r>
        <w:t xml:space="preserve">          Amongst technical traders there are a couple of distinctions you should keep in mind.   The time frame, the interval in which you work, is really the determinant of the technical trader’s style of investing.  A day trader will always go home flat each day.  They won’t hold a position overnight but instead try to profit from the swings in price during the day.  Day traders scalp small amounts of profits and generate enormous commissions relative to the dollars they keep for themselves.    A swing trading position is typically held for a few days to a few weeks.  </w:t>
      </w:r>
      <w:proofErr w:type="gramStart"/>
      <w:r>
        <w:t>Both of these</w:t>
      </w:r>
      <w:proofErr w:type="gramEnd"/>
      <w:r>
        <w:t xml:space="preserve"> kinds of technical traders can go long or short.   Contrast this with a buy and hold strategy or Buffet </w:t>
      </w:r>
      <w:proofErr w:type="gramStart"/>
      <w:r>
        <w:t>view point</w:t>
      </w:r>
      <w:proofErr w:type="gramEnd"/>
      <w:r>
        <w:t xml:space="preserve"> that his holding period is forever. </w:t>
      </w:r>
    </w:p>
    <w:p w14:paraId="3ED0AFCF" w14:textId="77777777" w:rsidR="00686A23" w:rsidRDefault="00AF0AB4">
      <w:pPr>
        <w:pStyle w:val="Normal1"/>
        <w:jc w:val="center"/>
        <w:rPr>
          <w:color w:val="343434"/>
          <w:sz w:val="22"/>
        </w:rPr>
      </w:pPr>
      <w:r>
        <w:rPr>
          <w:noProof/>
        </w:rPr>
        <w:lastRenderedPageBreak/>
        <w:drawing>
          <wp:inline distT="0" distB="0" distL="0" distR="0" wp14:anchorId="7EBADD27" wp14:editId="61C329B0">
            <wp:extent cx="3810000" cy="3238500"/>
            <wp:effectExtent l="0" t="0" r="0" b="1270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810000" cy="3238500"/>
                    </a:xfrm>
                    <a:prstGeom prst="rect">
                      <a:avLst/>
                    </a:prstGeom>
                    <a:noFill/>
                    <a:ln>
                      <a:noFill/>
                    </a:ln>
                  </pic:spPr>
                </pic:pic>
              </a:graphicData>
            </a:graphic>
          </wp:inline>
        </w:drawing>
      </w:r>
    </w:p>
    <w:p w14:paraId="66F57868" w14:textId="77777777" w:rsidR="00686A23" w:rsidRDefault="00686A23">
      <w:pPr>
        <w:pStyle w:val="Normal1"/>
        <w:jc w:val="center"/>
        <w:rPr>
          <w:i/>
          <w:color w:val="343434"/>
          <w:sz w:val="22"/>
        </w:rPr>
      </w:pPr>
      <w:r>
        <w:rPr>
          <w:i/>
          <w:color w:val="343434"/>
          <w:sz w:val="22"/>
        </w:rPr>
        <w:t>The moving average convergence indicator is crossing the zero line and is considered a buy signal</w:t>
      </w:r>
    </w:p>
    <w:p w14:paraId="7219104F" w14:textId="77777777" w:rsidR="00686A23" w:rsidRDefault="00686A23">
      <w:pPr>
        <w:pStyle w:val="Normal1"/>
      </w:pPr>
    </w:p>
    <w:p w14:paraId="4693A16F" w14:textId="77777777" w:rsidR="00686A23" w:rsidRDefault="00686A23">
      <w:pPr>
        <w:pStyle w:val="Normal1"/>
        <w:ind w:left="540"/>
      </w:pPr>
      <w:r>
        <w:rPr>
          <w:b/>
        </w:rPr>
        <w:t>Pros</w:t>
      </w:r>
      <w:proofErr w:type="gramStart"/>
      <w:r>
        <w:rPr>
          <w:b/>
        </w:rPr>
        <w:t>:</w:t>
      </w:r>
      <w:r>
        <w:t>  Even</w:t>
      </w:r>
      <w:proofErr w:type="gramEnd"/>
      <w:r>
        <w:t xml:space="preserve"> a sound investment decision based on fundamentals can give a mediocre result if the entry and exit points of the investment are not fortuitous.  Proponents of technical analysis claim it maximizes the returns on their investment.  It may alert them to momentum waning and give them the opportunity to exit </w:t>
      </w:r>
      <w:proofErr w:type="gramStart"/>
      <w:r>
        <w:t>a stock</w:t>
      </w:r>
      <w:proofErr w:type="gramEnd"/>
      <w:r>
        <w:t xml:space="preserve"> and protect profits before they evaporate.  In the kind of market we have had for the last decade trading profits have often been the only source of profits</w:t>
      </w:r>
    </w:p>
    <w:p w14:paraId="28A4E72F" w14:textId="77777777" w:rsidR="00686A23" w:rsidRDefault="00686A23">
      <w:pPr>
        <w:pStyle w:val="Normal1"/>
        <w:ind w:left="540"/>
      </w:pPr>
      <w:r>
        <w:rPr>
          <w:b/>
        </w:rPr>
        <w:t>Cons:</w:t>
      </w:r>
      <w:r>
        <w:t xml:space="preserve"> In the absence of news or volatile stock market conditions, it may be possible to predict short term price movements but no matter how good a technical trader may be at chart reading, one piece of significant news is going to blow apart any chart prowess they might possess</w:t>
      </w:r>
      <w:proofErr w:type="gramStart"/>
      <w:r>
        <w:t>. .</w:t>
      </w:r>
      <w:proofErr w:type="gramEnd"/>
      <w:r>
        <w:t xml:space="preserve">  </w:t>
      </w:r>
      <w:proofErr w:type="gramStart"/>
      <w:r>
        <w:t>Also</w:t>
      </w:r>
      <w:proofErr w:type="gramEnd"/>
      <w:r>
        <w:t xml:space="preserve"> a sector movement can overwhelm an individual chart pattern.  For example, </w:t>
      </w:r>
      <w:hyperlink r:id="rId54" w:history="1">
        <w:r>
          <w:rPr>
            <w:color w:val="00008D"/>
            <w:u w:val="single" w:color="234D78"/>
          </w:rPr>
          <w:t>Intel</w:t>
        </w:r>
      </w:hyperlink>
      <w:r>
        <w:t xml:space="preserve"> may have a favorable chart pattern, but a general decline in the semiconductor index or </w:t>
      </w:r>
      <w:hyperlink r:id="rId55" w:history="1">
        <w:r>
          <w:rPr>
            <w:color w:val="00008D"/>
            <w:u w:val="single" w:color="234D78"/>
          </w:rPr>
          <w:t>ETFs</w:t>
        </w:r>
      </w:hyperlink>
      <w:r>
        <w:t xml:space="preserve"> can bring Intel down with it.  For these reasons and others many technical traders avoid individual stocks and play market </w:t>
      </w:r>
      <w:hyperlink r:id="rId56" w:history="1">
        <w:r>
          <w:rPr>
            <w:color w:val="00008D"/>
            <w:u w:val="single" w:color="234D78"/>
          </w:rPr>
          <w:t>indices</w:t>
        </w:r>
      </w:hyperlink>
      <w:r>
        <w:t xml:space="preserve"> and ETFs where they are least likely to get ambushed by the news.  </w:t>
      </w:r>
      <w:r>
        <w:rPr>
          <w:i/>
        </w:rPr>
        <w:t>Volatility is high</w:t>
      </w:r>
      <w:r>
        <w:t>.</w:t>
      </w:r>
    </w:p>
    <w:p w14:paraId="5945B0F7" w14:textId="77777777" w:rsidR="00430804" w:rsidRDefault="00430804">
      <w:pPr>
        <w:pStyle w:val="Normal1"/>
        <w:ind w:left="540"/>
      </w:pPr>
    </w:p>
    <w:p w14:paraId="61A2EB17" w14:textId="77777777" w:rsidR="00430804" w:rsidRDefault="00430804">
      <w:pPr>
        <w:pStyle w:val="Normal1"/>
        <w:ind w:left="540"/>
      </w:pPr>
    </w:p>
    <w:p w14:paraId="4221B8C2" w14:textId="77777777" w:rsidR="00430804" w:rsidRDefault="00430804">
      <w:pPr>
        <w:pStyle w:val="Normal1"/>
        <w:ind w:left="540"/>
      </w:pPr>
    </w:p>
    <w:p w14:paraId="22B9B76E" w14:textId="77777777" w:rsidR="00430804" w:rsidRDefault="00430804">
      <w:pPr>
        <w:pStyle w:val="Normal1"/>
        <w:ind w:left="540"/>
      </w:pPr>
    </w:p>
    <w:p w14:paraId="49BEBF57" w14:textId="77777777" w:rsidR="00686A23" w:rsidRDefault="00686A23" w:rsidP="004060DE">
      <w:pPr>
        <w:pStyle w:val="Heading2"/>
      </w:pPr>
      <w:bookmarkStart w:id="39" w:name="_Toc196105751"/>
      <w:r>
        <w:lastRenderedPageBreak/>
        <w:t>Emerging Markets</w:t>
      </w:r>
      <w:bookmarkEnd w:id="39"/>
    </w:p>
    <w:p w14:paraId="35BF5847" w14:textId="77777777" w:rsidR="00686A23" w:rsidRDefault="00686A23">
      <w:pPr>
        <w:pStyle w:val="Normal1"/>
      </w:pPr>
    </w:p>
    <w:p w14:paraId="08AA764F" w14:textId="77777777" w:rsidR="00DD30C1" w:rsidRDefault="00DD30C1" w:rsidP="00430804">
      <w:pPr>
        <w:pStyle w:val="Normal1"/>
        <w:ind w:firstLine="720"/>
      </w:pPr>
      <w:r>
        <w:t xml:space="preserve">Another </w:t>
      </w:r>
      <w:r w:rsidR="00430804">
        <w:t>area</w:t>
      </w:r>
      <w:r>
        <w:t xml:space="preserve"> of </w:t>
      </w:r>
      <w:r w:rsidR="00430804">
        <w:t>investing</w:t>
      </w:r>
      <w:r>
        <w:t xml:space="preserve"> that was particularly popular over the </w:t>
      </w:r>
      <w:r w:rsidR="00430804">
        <w:t>past</w:t>
      </w:r>
      <w:r>
        <w:t xml:space="preserve"> 10 years was emerging markets.  It’s almost incorrect to call it a style other than the fact that people poured into it with abandon creating a category in and of itself.  For a decade the fund flow into emerging markets particularly the BRICs (Brazil, Russia, India, and China as a good case was made that these markets were fundamentally better valued than developed ones.  China in particularly attracted the lion’s share of capital and energy. </w:t>
      </w:r>
    </w:p>
    <w:p w14:paraId="0E89785D" w14:textId="77777777" w:rsidR="00DD30C1" w:rsidRDefault="00DD30C1" w:rsidP="00430804">
      <w:pPr>
        <w:pStyle w:val="Normal1"/>
        <w:ind w:firstLine="720"/>
      </w:pPr>
      <w:r>
        <w:t>As measured by monthly trailing price/earnings ratios, emerging market stocks are no longer cheap relative to the U.S. stocks, as they were in the early part of this decade. After a decade of strength, stocks in emerging markets lagged those of developed markets in 2011, particularly the U.S.</w:t>
      </w:r>
    </w:p>
    <w:p w14:paraId="4ADB3C16" w14:textId="77777777" w:rsidR="00430804" w:rsidRDefault="00430804" w:rsidP="00DD30C1">
      <w:pPr>
        <w:pStyle w:val="Normal1"/>
      </w:pPr>
    </w:p>
    <w:p w14:paraId="579CE997" w14:textId="77777777" w:rsidR="00DD30C1" w:rsidRDefault="00DD30C1" w:rsidP="00DD30C1">
      <w:pPr>
        <w:pStyle w:val="Normal1"/>
      </w:pPr>
      <w:r>
        <w:rPr>
          <w:noProof/>
        </w:rPr>
        <w:drawing>
          <wp:inline distT="0" distB="0" distL="0" distR="0" wp14:anchorId="17231CFB" wp14:editId="391B8D12">
            <wp:extent cx="5080000" cy="3759200"/>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080000" cy="3759200"/>
                    </a:xfrm>
                    <a:prstGeom prst="rect">
                      <a:avLst/>
                    </a:prstGeom>
                    <a:noFill/>
                    <a:ln>
                      <a:noFill/>
                    </a:ln>
                  </pic:spPr>
                </pic:pic>
              </a:graphicData>
            </a:graphic>
          </wp:inline>
        </w:drawing>
      </w:r>
    </w:p>
    <w:p w14:paraId="39BA1847" w14:textId="77777777" w:rsidR="00686A23" w:rsidRDefault="00686A23">
      <w:pPr>
        <w:pStyle w:val="Normal1"/>
        <w:jc w:val="center"/>
        <w:rPr>
          <w:color w:val="343434"/>
          <w:sz w:val="22"/>
        </w:rPr>
      </w:pPr>
    </w:p>
    <w:p w14:paraId="33422E24" w14:textId="77777777" w:rsidR="00686A23" w:rsidRDefault="00686A23">
      <w:pPr>
        <w:pStyle w:val="Normal1"/>
        <w:jc w:val="center"/>
        <w:rPr>
          <w:i/>
        </w:rPr>
      </w:pPr>
      <w:r>
        <w:rPr>
          <w:i/>
        </w:rPr>
        <w:t>In recent years emerging markets have outpaced developed ones</w:t>
      </w:r>
    </w:p>
    <w:p w14:paraId="0CF0E676" w14:textId="77777777" w:rsidR="00686A23" w:rsidRDefault="00686A23">
      <w:pPr>
        <w:pStyle w:val="Normal1"/>
      </w:pPr>
      <w:r>
        <w:t> </w:t>
      </w:r>
    </w:p>
    <w:p w14:paraId="10C5E602" w14:textId="77777777" w:rsidR="00DD30C1" w:rsidRDefault="00DD30C1">
      <w:pPr>
        <w:pStyle w:val="Normal1"/>
        <w:ind w:left="540"/>
        <w:rPr>
          <w:b/>
        </w:rPr>
      </w:pPr>
    </w:p>
    <w:p w14:paraId="1315837E" w14:textId="77777777" w:rsidR="00DD30C1" w:rsidRDefault="00DD30C1">
      <w:pPr>
        <w:pStyle w:val="Normal1"/>
        <w:ind w:left="540"/>
        <w:rPr>
          <w:b/>
        </w:rPr>
      </w:pPr>
      <w:r>
        <w:t xml:space="preserve">As it turns out emerging and developed markets aren’t that dissimilar. The world is getting smaller and that’s showing up in greater correlation. Emerging markets may </w:t>
      </w:r>
      <w:r>
        <w:lastRenderedPageBreak/>
        <w:t xml:space="preserve">prove to be just a higher beta version of our own market. Another one of the cons of this style of investing is emerging markets are not as transparent as developed ones. There’s also more political </w:t>
      </w:r>
      <w:proofErr w:type="gramStart"/>
      <w:r>
        <w:t>risk</w:t>
      </w:r>
      <w:proofErr w:type="gramEnd"/>
      <w:r>
        <w:t xml:space="preserve"> associated with them.  </w:t>
      </w:r>
    </w:p>
    <w:p w14:paraId="3B62250F" w14:textId="77777777" w:rsidR="00DD30C1" w:rsidRDefault="00DD30C1">
      <w:pPr>
        <w:pStyle w:val="Normal1"/>
        <w:ind w:left="540"/>
        <w:rPr>
          <w:b/>
        </w:rPr>
      </w:pPr>
    </w:p>
    <w:p w14:paraId="3F347156" w14:textId="77777777" w:rsidR="00686A23" w:rsidRDefault="00686A23">
      <w:pPr>
        <w:pStyle w:val="Normal1"/>
        <w:ind w:left="540"/>
      </w:pPr>
      <w:r>
        <w:rPr>
          <w:b/>
        </w:rPr>
        <w:t>Pros</w:t>
      </w:r>
      <w:proofErr w:type="gramStart"/>
      <w:r>
        <w:rPr>
          <w:b/>
        </w:rPr>
        <w:t>:</w:t>
      </w:r>
      <w:r>
        <w:t>  Over</w:t>
      </w:r>
      <w:proofErr w:type="gramEnd"/>
      <w:r>
        <w:t xml:space="preserve"> the last decade emerging markets have outperformed the S&amp;P 500.  They may provide growth opportunities superior to more established ones.</w:t>
      </w:r>
    </w:p>
    <w:p w14:paraId="59ECD59E" w14:textId="77777777" w:rsidR="00686A23" w:rsidRDefault="00686A23">
      <w:pPr>
        <w:ind w:left="540"/>
      </w:pPr>
      <w:r>
        <w:rPr>
          <w:b/>
        </w:rPr>
        <w:t>Cons:</w:t>
      </w:r>
      <w:r>
        <w:t xml:space="preserve"> Short selling is not permitted in many emerging markets, and therefore, effective hedging is often not available.   Correlation between all markets both emerging and developed is increasing as the world is becoming increasingly globalized.  Emerging markets are not as transparent as developed ones.  Political risk is also greater.  </w:t>
      </w:r>
      <w:r>
        <w:rPr>
          <w:i/>
        </w:rPr>
        <w:t>Volatility is very high</w:t>
      </w:r>
      <w:r>
        <w:t>.</w:t>
      </w:r>
    </w:p>
    <w:p w14:paraId="6DCC0562" w14:textId="77777777" w:rsidR="00686A23" w:rsidRDefault="00686A23">
      <w:pPr>
        <w:ind w:left="540"/>
      </w:pPr>
    </w:p>
    <w:p w14:paraId="46F76B86" w14:textId="77777777" w:rsidR="00686A23" w:rsidRDefault="00686A23"/>
    <w:p w14:paraId="1CE4D550" w14:textId="77777777" w:rsidR="00686A23" w:rsidRDefault="00DD30C1" w:rsidP="00362C76">
      <w:pPr>
        <w:pStyle w:val="Heading2"/>
      </w:pPr>
      <w:bookmarkStart w:id="40" w:name="_Toc196105752"/>
      <w:r>
        <w:t>The Black Box: Money Goes In, But Doesn’t Come Out</w:t>
      </w:r>
      <w:bookmarkEnd w:id="40"/>
    </w:p>
    <w:p w14:paraId="11D82B8B" w14:textId="77777777" w:rsidR="00362C76" w:rsidRPr="00362C76" w:rsidRDefault="00362C76" w:rsidP="00362C76"/>
    <w:p w14:paraId="2D0B1FEE" w14:textId="77777777" w:rsidR="00DD30C1" w:rsidRDefault="00DD30C1" w:rsidP="00DD30C1">
      <w:pPr>
        <w:pStyle w:val="Normal1"/>
      </w:pPr>
      <w:bookmarkStart w:id="41" w:name="_TOC87200"/>
      <w:bookmarkStart w:id="42" w:name="_Toc194053634"/>
      <w:bookmarkStart w:id="43" w:name="_Toc194485731"/>
      <w:bookmarkEnd w:id="41"/>
      <w:r>
        <w:t xml:space="preserve">Black box investing is a style based on computer algorithms that predict </w:t>
      </w:r>
      <w:proofErr w:type="gramStart"/>
      <w:r>
        <w:t>short term</w:t>
      </w:r>
      <w:proofErr w:type="gramEnd"/>
      <w:r>
        <w:t xml:space="preserve">-price movements.  These price movements can be about </w:t>
      </w:r>
      <w:proofErr w:type="gramStart"/>
      <w:r>
        <w:t>anything</w:t>
      </w:r>
      <w:proofErr w:type="gramEnd"/>
      <w:r>
        <w:t xml:space="preserve"> but they are generally widely traded derivatives on popular indices.   Popular ETFs like the SPY or the e-</w:t>
      </w:r>
      <w:proofErr w:type="gramStart"/>
      <w:r>
        <w:t>mini S</w:t>
      </w:r>
      <w:proofErr w:type="gramEnd"/>
      <w:r>
        <w:t xml:space="preserve">&amp;P 500 futures provide plenty of volume to buy and sell based on any combination of computer signals.  A benefit of this system is that they are supposed to work in </w:t>
      </w:r>
      <w:proofErr w:type="gramStart"/>
      <w:r>
        <w:t>bull</w:t>
      </w:r>
      <w:proofErr w:type="gramEnd"/>
      <w:r>
        <w:t xml:space="preserve"> and bear markets with fabulous returns. You don’t know how they work, hence called “black box”. Just follow the buy and sell signals and you will make money</w:t>
      </w:r>
      <w:r w:rsidR="00CF6778">
        <w:t>,</w:t>
      </w:r>
      <w:r>
        <w:t xml:space="preserve"> or at least that’s how they’re advertised. Reality is they don’t work at all or at least none I know of</w:t>
      </w:r>
      <w:r w:rsidR="00CF6778">
        <w:t xml:space="preserve"> have</w:t>
      </w:r>
      <w:r>
        <w:t xml:space="preserve">.  I can’t imagine that if you </w:t>
      </w:r>
      <w:r w:rsidR="00CF6778">
        <w:t>had</w:t>
      </w:r>
      <w:r>
        <w:t xml:space="preserve"> a system that worked as well as </w:t>
      </w:r>
      <w:r w:rsidR="00CF6778">
        <w:t>promised,</w:t>
      </w:r>
      <w:r>
        <w:t xml:space="preserve"> </w:t>
      </w:r>
      <w:r w:rsidR="00CF6778">
        <w:t xml:space="preserve">people would advertise it.   Why bother trying to sell it if you can print money?  </w:t>
      </w:r>
    </w:p>
    <w:p w14:paraId="1ED4BC4A" w14:textId="77777777" w:rsidR="002F459B" w:rsidRDefault="002F459B" w:rsidP="00DD30C1">
      <w:pPr>
        <w:pStyle w:val="Normal1"/>
      </w:pPr>
    </w:p>
    <w:p w14:paraId="624819A7" w14:textId="77777777" w:rsidR="00DD30C1" w:rsidRDefault="002363A9" w:rsidP="002363A9">
      <w:pPr>
        <w:pStyle w:val="Normal1"/>
        <w:ind w:left="540"/>
      </w:pPr>
      <w:r w:rsidRPr="002363A9">
        <w:rPr>
          <w:b/>
        </w:rPr>
        <w:t>Pros:</w:t>
      </w:r>
      <w:r>
        <w:t xml:space="preserve"> When they work, these strategies require little work or input on your part.  </w:t>
      </w:r>
      <w:proofErr w:type="gramStart"/>
      <w:r>
        <w:t>Generally</w:t>
      </w:r>
      <w:proofErr w:type="gramEnd"/>
      <w:r>
        <w:t xml:space="preserve"> you can just sit back and watch the money pour in.</w:t>
      </w:r>
    </w:p>
    <w:p w14:paraId="030D1368" w14:textId="77777777" w:rsidR="002363A9" w:rsidRPr="002363A9" w:rsidRDefault="002363A9" w:rsidP="002363A9">
      <w:pPr>
        <w:pStyle w:val="Normal1"/>
        <w:ind w:left="540"/>
      </w:pPr>
      <w:r>
        <w:rPr>
          <w:b/>
        </w:rPr>
        <w:t>Cons:</w:t>
      </w:r>
      <w:r>
        <w:t xml:space="preserve"> </w:t>
      </w:r>
      <w:r w:rsidR="003E1643">
        <w:t xml:space="preserve">You are not in control, which means you better have a lot of trust in the system or an amazing form of risk management to be able to sleep at night.  Not to mention that almost all of these “systems” you see peddled on TV commercials DO NOT work.  </w:t>
      </w:r>
      <w:r w:rsidR="008B2A63">
        <w:t xml:space="preserve">The forms that do work are generally extremely difficult to impossible for the </w:t>
      </w:r>
      <w:proofErr w:type="gramStart"/>
      <w:r w:rsidR="008B2A63">
        <w:t>general public</w:t>
      </w:r>
      <w:proofErr w:type="gramEnd"/>
      <w:r w:rsidR="008B2A63">
        <w:t xml:space="preserve"> to utilize.  </w:t>
      </w:r>
      <w:r w:rsidR="00CF6778">
        <w:t>The volatility for these kinds of black box strategies is very high.</w:t>
      </w:r>
    </w:p>
    <w:p w14:paraId="27AE3A4D" w14:textId="77777777" w:rsidR="00DD30C1" w:rsidRDefault="00DD30C1" w:rsidP="00DD30C1">
      <w:pPr>
        <w:pStyle w:val="Normal1"/>
      </w:pPr>
    </w:p>
    <w:bookmarkEnd w:id="42"/>
    <w:bookmarkEnd w:id="43"/>
    <w:p w14:paraId="61FF5452" w14:textId="77777777" w:rsidR="00362C76" w:rsidRDefault="00362C76" w:rsidP="00362C76">
      <w:pPr>
        <w:pStyle w:val="Normal1"/>
      </w:pPr>
    </w:p>
    <w:p w14:paraId="1B52AF0C" w14:textId="77777777" w:rsidR="00FE7682" w:rsidRPr="00362C76" w:rsidRDefault="00FE7682" w:rsidP="00362C76">
      <w:pPr>
        <w:pStyle w:val="Heading1"/>
        <w:rPr>
          <w:sz w:val="24"/>
        </w:rPr>
      </w:pPr>
      <w:bookmarkStart w:id="44" w:name="_Toc196105753"/>
      <w:r>
        <w:lastRenderedPageBreak/>
        <w:t>Every Style Can Work, But You Can’t Work Every Style</w:t>
      </w:r>
      <w:bookmarkEnd w:id="44"/>
    </w:p>
    <w:p w14:paraId="4E12305B" w14:textId="77777777" w:rsidR="00A53068" w:rsidRDefault="00A53068" w:rsidP="00A53068">
      <w:pPr>
        <w:pStyle w:val="Normal1"/>
        <w:rPr>
          <w:i/>
        </w:rPr>
      </w:pPr>
    </w:p>
    <w:p w14:paraId="2AD5FA76" w14:textId="77777777" w:rsidR="00A53068" w:rsidRDefault="00A53068" w:rsidP="00A53068">
      <w:pPr>
        <w:pStyle w:val="Normal1"/>
        <w:jc w:val="center"/>
      </w:pPr>
    </w:p>
    <w:p w14:paraId="6DF64DD1" w14:textId="77777777" w:rsidR="00177D1B" w:rsidRDefault="00BD093D" w:rsidP="001A68E3">
      <w:pPr>
        <w:pStyle w:val="Normal1"/>
        <w:ind w:firstLine="720"/>
      </w:pPr>
      <w:r>
        <w:t>The market is a balance,</w:t>
      </w:r>
      <w:r w:rsidR="00FA1222">
        <w:t xml:space="preserve"> a constant</w:t>
      </w:r>
      <w:r w:rsidR="00177D1B">
        <w:t xml:space="preserve"> psychological tug between </w:t>
      </w:r>
      <w:r w:rsidR="00FA1222">
        <w:t>two</w:t>
      </w:r>
      <w:r w:rsidR="00056C77">
        <w:t xml:space="preserve"> </w:t>
      </w:r>
      <w:proofErr w:type="gramStart"/>
      <w:r w:rsidR="00056C77">
        <w:t>polar opposite</w:t>
      </w:r>
      <w:proofErr w:type="gramEnd"/>
      <w:r w:rsidR="00056C77">
        <w:t xml:space="preserve"> emotions- f</w:t>
      </w:r>
      <w:r>
        <w:t>ear and g</w:t>
      </w:r>
      <w:r w:rsidR="00177D1B">
        <w:t>reed.  The tension between these two feelings is the</w:t>
      </w:r>
      <w:r w:rsidR="00FA1222">
        <w:t xml:space="preserve"> source of the</w:t>
      </w:r>
      <w:r w:rsidR="00177D1B">
        <w:t xml:space="preserve"> daily pulse of the market.  Selling leads to more selling as crowd behavior takes hold.  Everyone jumps in and on days of unanimous opinion, we </w:t>
      </w:r>
      <w:r w:rsidR="00D701F3">
        <w:t>witness</w:t>
      </w:r>
      <w:r w:rsidR="00177D1B">
        <w:t xml:space="preserve"> capitulation.  </w:t>
      </w:r>
      <w:r w:rsidR="00FA1222">
        <w:t>When e</w:t>
      </w:r>
      <w:r w:rsidR="00177D1B">
        <w:t>veryone throws in the towel</w:t>
      </w:r>
      <w:r w:rsidR="00AA156E">
        <w:t>,</w:t>
      </w:r>
      <w:r w:rsidR="00177D1B">
        <w:t xml:space="preserve"> </w:t>
      </w:r>
      <w:r w:rsidR="00D701F3">
        <w:t xml:space="preserve">it’s </w:t>
      </w:r>
      <w:r w:rsidR="00177D1B">
        <w:t xml:space="preserve">usually the end of the downdraft, at least in the </w:t>
      </w:r>
      <w:proofErr w:type="gramStart"/>
      <w:r w:rsidR="00177D1B">
        <w:t>short-term</w:t>
      </w:r>
      <w:proofErr w:type="gramEnd"/>
      <w:r w:rsidR="00177D1B">
        <w:t>.  It’s often best seen with a big price reversal, where the markets probes or makes new lows and then reverses this behavior during the day.  The following day or days are often periods of rapid price appreciation.</w:t>
      </w:r>
    </w:p>
    <w:p w14:paraId="1D1439AC" w14:textId="77777777" w:rsidR="00177D1B" w:rsidRDefault="00177D1B" w:rsidP="00177D1B">
      <w:pPr>
        <w:pStyle w:val="Normal1"/>
      </w:pPr>
    </w:p>
    <w:p w14:paraId="2BF540F2" w14:textId="77777777" w:rsidR="00177D1B" w:rsidRDefault="00177D1B" w:rsidP="001A68E3">
      <w:pPr>
        <w:pStyle w:val="Normal1"/>
        <w:ind w:firstLine="720"/>
      </w:pPr>
      <w:r>
        <w:t xml:space="preserve">In this phenomenon, players can hardly control themselves.  The frustration of </w:t>
      </w:r>
      <w:r w:rsidR="00D701F3">
        <w:t>missing the train</w:t>
      </w:r>
      <w:r>
        <w:t xml:space="preserve"> </w:t>
      </w:r>
      <w:r w:rsidR="00D701F3">
        <w:t>can easily outweigh</w:t>
      </w:r>
      <w:r>
        <w:t xml:space="preserve"> the pain of losing money.   Stocks move inexplicably</w:t>
      </w:r>
      <w:r w:rsidR="008B0C81">
        <w:t xml:space="preserve"> higher</w:t>
      </w:r>
      <w:r>
        <w:t xml:space="preserve"> only to find more buyers desper</w:t>
      </w:r>
      <w:r w:rsidR="00D701F3">
        <w:t>ately trying to get on board.  In fact, t</w:t>
      </w:r>
      <w:r>
        <w:t>here is a school of investing in part based on this phenomenon known as momentum investing.</w:t>
      </w:r>
      <w:r w:rsidR="002F605E">
        <w:t xml:space="preserve">  </w:t>
      </w:r>
    </w:p>
    <w:p w14:paraId="7AC945FF" w14:textId="77777777" w:rsidR="00177D1B" w:rsidRDefault="00177D1B" w:rsidP="00177D1B">
      <w:pPr>
        <w:pStyle w:val="Normal1"/>
      </w:pPr>
    </w:p>
    <w:p w14:paraId="168F4FC9" w14:textId="77777777" w:rsidR="00177D1B" w:rsidRDefault="00B20312" w:rsidP="001A68E3">
      <w:pPr>
        <w:pStyle w:val="Normal1"/>
        <w:ind w:firstLine="720"/>
      </w:pPr>
      <w:r>
        <w:t>Now i</w:t>
      </w:r>
      <w:r w:rsidR="00177D1B">
        <w:t xml:space="preserve">t’s easy </w:t>
      </w:r>
      <w:r>
        <w:t>for</w:t>
      </w:r>
      <w:r w:rsidR="00177D1B">
        <w:t xml:space="preserve"> a trader or investor to fall victim to both extremes.  In </w:t>
      </w:r>
      <w:proofErr w:type="gramStart"/>
      <w:r w:rsidR="00177D1B">
        <w:t>fact</w:t>
      </w:r>
      <w:proofErr w:type="gramEnd"/>
      <w:r w:rsidR="00B82FCD">
        <w:t xml:space="preserve"> </w:t>
      </w:r>
      <w:r w:rsidR="00177D1B">
        <w:t xml:space="preserve">I would venture to say that </w:t>
      </w:r>
      <w:r w:rsidR="00D701F3">
        <w:t>oscillating between</w:t>
      </w:r>
      <w:r w:rsidR="00177D1B">
        <w:t xml:space="preserve"> extremes is the </w:t>
      </w:r>
      <w:r w:rsidR="00B82FCD">
        <w:t>natural</w:t>
      </w:r>
      <w:r w:rsidR="00177D1B">
        <w:t xml:space="preserve"> state of be</w:t>
      </w:r>
      <w:r w:rsidR="00B82FCD">
        <w:t>ing and finding the equilibrium;</w:t>
      </w:r>
      <w:r w:rsidR="00177D1B">
        <w:t xml:space="preserve"> the middle zone between fear and greed is the exception to human behavior, not the norm.  </w:t>
      </w:r>
      <w:r w:rsidR="00B82FCD">
        <w:t>The</w:t>
      </w:r>
      <w:r w:rsidR="00177D1B">
        <w:t xml:space="preserve"> investor who can control his emotions and live in the calm middle zone will be far more successful than the average player living on the </w:t>
      </w:r>
      <w:proofErr w:type="gramStart"/>
      <w:r w:rsidR="00177D1B">
        <w:t>edges</w:t>
      </w:r>
      <w:proofErr w:type="gramEnd"/>
      <w:r w:rsidR="00177D1B">
        <w:t xml:space="preserve"> of fear or greed.  The failure to understand</w:t>
      </w:r>
      <w:r w:rsidR="00D701F3">
        <w:t xml:space="preserve"> how this</w:t>
      </w:r>
      <w:r w:rsidR="00177D1B">
        <w:t xml:space="preserve"> behavioral psychology </w:t>
      </w:r>
      <w:r w:rsidR="00D701F3">
        <w:t>affects</w:t>
      </w:r>
      <w:r w:rsidR="00177D1B">
        <w:t xml:space="preserve"> the market is often behind the passionate belief that you can’t </w:t>
      </w:r>
      <w:proofErr w:type="gramStart"/>
      <w:r w:rsidR="00177D1B">
        <w:t>time</w:t>
      </w:r>
      <w:proofErr w:type="gramEnd"/>
      <w:r w:rsidR="00177D1B">
        <w:t xml:space="preserve"> the market.  If you can control your emotions, you will be way ahead of the game.</w:t>
      </w:r>
    </w:p>
    <w:p w14:paraId="12F48726" w14:textId="77777777" w:rsidR="00177D1B" w:rsidRDefault="00177D1B" w:rsidP="00177D1B">
      <w:pPr>
        <w:pStyle w:val="Normal1"/>
      </w:pPr>
    </w:p>
    <w:p w14:paraId="49F167F7" w14:textId="77777777" w:rsidR="00FE7682" w:rsidRDefault="00FE7682" w:rsidP="00AA156E">
      <w:pPr>
        <w:pStyle w:val="Normal1"/>
        <w:ind w:firstLine="720"/>
      </w:pPr>
      <w:r>
        <w:t>Identifying the investment style that will work best</w:t>
      </w:r>
      <w:r w:rsidR="00177D1B">
        <w:t xml:space="preserve"> with your emotional makeup</w:t>
      </w:r>
      <w:r>
        <w:t xml:space="preserve"> can be difficult</w:t>
      </w:r>
      <w:r w:rsidR="00B20312">
        <w:t xml:space="preserve">, and you need to </w:t>
      </w:r>
      <w:r>
        <w:t xml:space="preserve">put some thought into it.  Using a system from Mark Wilensky’s book </w:t>
      </w:r>
      <w:r w:rsidRPr="00D701F3">
        <w:rPr>
          <w:i/>
          <w:u w:val="single"/>
        </w:rPr>
        <w:t>Inside Sales Management</w:t>
      </w:r>
      <w:r>
        <w:t xml:space="preserve">, I’ll provide a frame of reference that will allow you to identify the type of investment style you relate with.  For the past thirty years, Mark has trained successful </w:t>
      </w:r>
      <w:proofErr w:type="gramStart"/>
      <w:r>
        <w:t>sales people</w:t>
      </w:r>
      <w:proofErr w:type="gramEnd"/>
      <w:r>
        <w:t xml:space="preserve"> across a broad spectrum of industries.  From finance professionals to software engineers, he has utilized a simple system that provides his students with a framework of how different types of personalities </w:t>
      </w:r>
      <w:r w:rsidR="00675C62">
        <w:t>react to the same situation</w:t>
      </w:r>
      <w:r>
        <w:t xml:space="preserve">.  Now sales </w:t>
      </w:r>
      <w:proofErr w:type="gramStart"/>
      <w:r>
        <w:t>is</w:t>
      </w:r>
      <w:proofErr w:type="gramEnd"/>
      <w:r>
        <w:t xml:space="preserve"> a different game from investing, but identifying your strengths and weaknesses are essential in be</w:t>
      </w:r>
      <w:r w:rsidR="00AA156E">
        <w:t>coming successful in any role.</w:t>
      </w:r>
    </w:p>
    <w:p w14:paraId="4D2E3A2F" w14:textId="77777777" w:rsidR="00FE7682" w:rsidRPr="00675C62" w:rsidRDefault="00FE7682" w:rsidP="00675C62">
      <w:pPr>
        <w:pStyle w:val="Normal1"/>
        <w:rPr>
          <w:b/>
        </w:rPr>
      </w:pPr>
      <w:r>
        <w:tab/>
        <w:t xml:space="preserve">This section is designed to help you do two things: identify your personality type and associate that type with a suitable investing style.  </w:t>
      </w:r>
      <w:r w:rsidR="00675C62">
        <w:t xml:space="preserve">While this is a simplified version of Mark’s system, it works.  As </w:t>
      </w:r>
      <w:r>
        <w:t>we descr</w:t>
      </w:r>
      <w:r w:rsidR="00317A49">
        <w:t xml:space="preserve">ibe the four personality types, </w:t>
      </w:r>
      <w:r w:rsidR="00317A49" w:rsidRPr="00317A49">
        <w:rPr>
          <w:i/>
        </w:rPr>
        <w:t>Bull, Owl, Lamb</w:t>
      </w:r>
      <w:r w:rsidR="00317A49">
        <w:t xml:space="preserve"> and </w:t>
      </w:r>
      <w:r w:rsidR="00317A49" w:rsidRPr="00317A49">
        <w:rPr>
          <w:i/>
        </w:rPr>
        <w:lastRenderedPageBreak/>
        <w:t>Tiger</w:t>
      </w:r>
      <w:r>
        <w:t xml:space="preserve">, keep in mind that nobody </w:t>
      </w:r>
      <w:r w:rsidR="00317A49">
        <w:t>exhibits</w:t>
      </w:r>
      <w:r>
        <w:t xml:space="preserve"> only one </w:t>
      </w:r>
      <w:r w:rsidR="00317A49">
        <w:t xml:space="preserve">type </w:t>
      </w:r>
      <w:r>
        <w:t xml:space="preserve">all the time—everyone is a combination of all four. </w:t>
      </w:r>
    </w:p>
    <w:p w14:paraId="017AF38C" w14:textId="77777777" w:rsidR="00FE7682" w:rsidRDefault="00FE7682" w:rsidP="00FE7682">
      <w:pPr>
        <w:pStyle w:val="Heading2"/>
      </w:pPr>
      <w:bookmarkStart w:id="45" w:name="_Toc196105754"/>
      <w:r>
        <w:t>Bulls</w:t>
      </w:r>
      <w:bookmarkEnd w:id="45"/>
    </w:p>
    <w:p w14:paraId="64DDE67F" w14:textId="77777777" w:rsidR="00FE7682" w:rsidRPr="009B1A92" w:rsidRDefault="00FE7682" w:rsidP="00FE7682">
      <w:pPr>
        <w:pStyle w:val="Default"/>
      </w:pPr>
    </w:p>
    <w:p w14:paraId="2FE08F86" w14:textId="77777777" w:rsidR="00FE7682" w:rsidRDefault="00FE7682" w:rsidP="00FE7682">
      <w:pPr>
        <w:pStyle w:val="CM53"/>
        <w:spacing w:after="100" w:line="288" w:lineRule="atLeast"/>
        <w:ind w:firstLine="287"/>
        <w:jc w:val="both"/>
        <w:rPr>
          <w:rFonts w:ascii="Times New Roman" w:hAnsi="Times New Roman"/>
        </w:rPr>
      </w:pPr>
      <w:r>
        <w:rPr>
          <w:rFonts w:ascii="Times New Roman" w:hAnsi="Times New Roman"/>
        </w:rPr>
        <w:t xml:space="preserve">First let’s consider the </w:t>
      </w:r>
      <w:r>
        <w:rPr>
          <w:rFonts w:ascii="Times New Roman" w:hAnsi="Times New Roman"/>
          <w:b/>
        </w:rPr>
        <w:t>Bulls</w:t>
      </w:r>
      <w:r>
        <w:rPr>
          <w:rFonts w:ascii="Times New Roman" w:hAnsi="Times New Roman"/>
        </w:rPr>
        <w:t xml:space="preserve">, also referred to as dominant directors or </w:t>
      </w:r>
      <w:r w:rsidR="00317A49">
        <w:rPr>
          <w:rFonts w:ascii="Times New Roman" w:hAnsi="Times New Roman"/>
        </w:rPr>
        <w:t>‘</w:t>
      </w:r>
      <w:proofErr w:type="spellStart"/>
      <w:r>
        <w:rPr>
          <w:rFonts w:ascii="Times New Roman" w:hAnsi="Times New Roman"/>
        </w:rPr>
        <w:t>aggressives</w:t>
      </w:r>
      <w:proofErr w:type="spellEnd"/>
      <w:r w:rsidR="00317A49">
        <w:rPr>
          <w:rFonts w:ascii="Times New Roman" w:hAnsi="Times New Roman"/>
        </w:rPr>
        <w:t>’</w:t>
      </w:r>
      <w:r>
        <w:rPr>
          <w:rFonts w:ascii="Times New Roman" w:hAnsi="Times New Roman"/>
        </w:rPr>
        <w:t xml:space="preserve">. When identifying a Bull, here are some points to keep in mind: </w:t>
      </w:r>
    </w:p>
    <w:p w14:paraId="54EED082" w14:textId="77777777" w:rsidR="00FE7682" w:rsidRDefault="00FE7682" w:rsidP="00FE7682">
      <w:pPr>
        <w:pStyle w:val="Default"/>
        <w:spacing w:after="90"/>
        <w:ind w:left="360" w:hanging="360"/>
        <w:rPr>
          <w:rFonts w:ascii="Times New Roman" w:hAnsi="Times New Roman"/>
        </w:rPr>
      </w:pPr>
      <w:r>
        <w:rPr>
          <w:rFonts w:ascii="Times New Roman" w:hAnsi="Times New Roman"/>
        </w:rPr>
        <w:t xml:space="preserve">1. They are precise, organized, and disciplined. </w:t>
      </w:r>
    </w:p>
    <w:p w14:paraId="68C1FA58" w14:textId="77777777" w:rsidR="00FE7682" w:rsidRDefault="00FE7682" w:rsidP="00FE7682">
      <w:pPr>
        <w:pStyle w:val="Default"/>
        <w:spacing w:after="90"/>
        <w:ind w:left="360" w:hanging="360"/>
        <w:rPr>
          <w:rFonts w:ascii="Times New Roman" w:hAnsi="Times New Roman"/>
        </w:rPr>
      </w:pPr>
      <w:r>
        <w:rPr>
          <w:rFonts w:ascii="Times New Roman" w:hAnsi="Times New Roman"/>
        </w:rPr>
        <w:t xml:space="preserve">2. They keep focused on business—primarily their targets and goals. </w:t>
      </w:r>
    </w:p>
    <w:p w14:paraId="74ADEA1E" w14:textId="77777777" w:rsidR="00FE7682" w:rsidRDefault="00FE7682" w:rsidP="00FE7682">
      <w:pPr>
        <w:pStyle w:val="Default"/>
        <w:spacing w:after="90"/>
        <w:ind w:left="360" w:hanging="360"/>
        <w:rPr>
          <w:rFonts w:ascii="Times New Roman" w:hAnsi="Times New Roman"/>
        </w:rPr>
      </w:pPr>
      <w:r>
        <w:rPr>
          <w:rFonts w:ascii="Times New Roman" w:hAnsi="Times New Roman"/>
        </w:rPr>
        <w:t xml:space="preserve">3. They demonstrate bottom-line results and benefits with associated costs. </w:t>
      </w:r>
    </w:p>
    <w:p w14:paraId="4EFB6D2B" w14:textId="77777777" w:rsidR="00FE7682" w:rsidRDefault="00FE7682" w:rsidP="00FE7682">
      <w:pPr>
        <w:pStyle w:val="Default"/>
        <w:spacing w:after="90"/>
        <w:ind w:left="360" w:hanging="360"/>
        <w:rPr>
          <w:rFonts w:ascii="Times New Roman" w:hAnsi="Times New Roman"/>
        </w:rPr>
      </w:pPr>
      <w:r>
        <w:rPr>
          <w:rFonts w:ascii="Times New Roman" w:hAnsi="Times New Roman"/>
        </w:rPr>
        <w:t xml:space="preserve">4. Phrases like “return on investment” and “bottom line” get their attention because that’s the way they process things.  </w:t>
      </w:r>
    </w:p>
    <w:p w14:paraId="1E97F698" w14:textId="77777777" w:rsidR="00FE7682" w:rsidRDefault="00FE7682" w:rsidP="00FE7682">
      <w:pPr>
        <w:pStyle w:val="Default"/>
        <w:numPr>
          <w:ilvl w:val="0"/>
          <w:numId w:val="5"/>
        </w:numPr>
        <w:spacing w:after="90"/>
        <w:ind w:left="600" w:hanging="600"/>
        <w:rPr>
          <w:rFonts w:ascii="Times New Roman" w:hAnsi="Times New Roman"/>
        </w:rPr>
      </w:pPr>
      <w:r>
        <w:rPr>
          <w:rFonts w:ascii="Times New Roman" w:hAnsi="Times New Roman"/>
        </w:rPr>
        <w:t xml:space="preserve">They tend to have a black and white view of the world. </w:t>
      </w:r>
    </w:p>
    <w:p w14:paraId="46DBF53E" w14:textId="77777777" w:rsidR="00FE7682" w:rsidRDefault="00FE7682" w:rsidP="00FE7682">
      <w:pPr>
        <w:pStyle w:val="Default"/>
        <w:numPr>
          <w:ilvl w:val="0"/>
          <w:numId w:val="5"/>
        </w:numPr>
        <w:spacing w:after="90"/>
        <w:ind w:left="600" w:hanging="600"/>
        <w:rPr>
          <w:rFonts w:ascii="Times New Roman" w:hAnsi="Times New Roman"/>
        </w:rPr>
      </w:pPr>
      <w:r>
        <w:rPr>
          <w:rFonts w:ascii="Times New Roman" w:hAnsi="Times New Roman"/>
        </w:rPr>
        <w:t xml:space="preserve">They like to measure by previous </w:t>
      </w:r>
      <w:r w:rsidR="009639B6">
        <w:rPr>
          <w:rFonts w:ascii="Times New Roman" w:hAnsi="Times New Roman"/>
        </w:rPr>
        <w:t>results;</w:t>
      </w:r>
      <w:r>
        <w:rPr>
          <w:rFonts w:ascii="Times New Roman" w:hAnsi="Times New Roman"/>
        </w:rPr>
        <w:t xml:space="preserve"> a track record should be strong and relevant. </w:t>
      </w:r>
    </w:p>
    <w:p w14:paraId="7F5C250F" w14:textId="77777777" w:rsidR="00BA065E" w:rsidRDefault="00BA065E" w:rsidP="00BA065E">
      <w:pPr>
        <w:pStyle w:val="Default"/>
        <w:spacing w:after="90"/>
        <w:rPr>
          <w:rFonts w:ascii="Times New Roman" w:hAnsi="Times New Roman"/>
        </w:rPr>
      </w:pPr>
    </w:p>
    <w:p w14:paraId="0D06B2FA" w14:textId="77777777" w:rsidR="00BA065E" w:rsidRDefault="00BA065E" w:rsidP="00BA065E">
      <w:pPr>
        <w:pStyle w:val="Default"/>
        <w:spacing w:after="90"/>
        <w:rPr>
          <w:rFonts w:ascii="Times New Roman" w:hAnsi="Times New Roman"/>
        </w:rPr>
      </w:pPr>
    </w:p>
    <w:p w14:paraId="550CE47B" w14:textId="77777777" w:rsidR="00FE7682" w:rsidRDefault="00FE7682" w:rsidP="00FE7682">
      <w:pPr>
        <w:pStyle w:val="Heading2"/>
      </w:pPr>
      <w:bookmarkStart w:id="46" w:name="_Toc196105755"/>
      <w:r>
        <w:t>Owls</w:t>
      </w:r>
      <w:bookmarkEnd w:id="46"/>
    </w:p>
    <w:p w14:paraId="6AA61D58" w14:textId="77777777" w:rsidR="00FE7682" w:rsidRDefault="00FE7682" w:rsidP="00FE7682">
      <w:pPr>
        <w:pStyle w:val="Default"/>
        <w:rPr>
          <w:rFonts w:ascii="Times New Roman" w:hAnsi="Times New Roman"/>
        </w:rPr>
      </w:pPr>
    </w:p>
    <w:p w14:paraId="01C0B0EF" w14:textId="77777777" w:rsidR="00FE7682" w:rsidRDefault="00FE7682" w:rsidP="00FE7682">
      <w:pPr>
        <w:pStyle w:val="Default"/>
        <w:rPr>
          <w:rFonts w:ascii="Times New Roman" w:hAnsi="Times New Roman"/>
        </w:rPr>
      </w:pPr>
      <w:r>
        <w:rPr>
          <w:rFonts w:ascii="Times New Roman" w:hAnsi="Times New Roman"/>
        </w:rPr>
        <w:tab/>
        <w:t xml:space="preserve">Because they live in their </w:t>
      </w:r>
      <w:proofErr w:type="gramStart"/>
      <w:r>
        <w:rPr>
          <w:rFonts w:ascii="Times New Roman" w:hAnsi="Times New Roman"/>
        </w:rPr>
        <w:t>Adult</w:t>
      </w:r>
      <w:proofErr w:type="gramEnd"/>
      <w:r>
        <w:rPr>
          <w:rFonts w:ascii="Times New Roman" w:hAnsi="Times New Roman"/>
        </w:rPr>
        <w:t xml:space="preserve"> ego state, </w:t>
      </w:r>
      <w:r>
        <w:rPr>
          <w:rFonts w:ascii="Times New Roman" w:hAnsi="Times New Roman"/>
          <w:b/>
        </w:rPr>
        <w:t xml:space="preserve">Owls </w:t>
      </w:r>
      <w:r>
        <w:rPr>
          <w:rFonts w:ascii="Times New Roman" w:hAnsi="Times New Roman"/>
        </w:rPr>
        <w:t>are the cautious thinkers</w:t>
      </w:r>
      <w:r w:rsidR="004451E5">
        <w:rPr>
          <w:rFonts w:ascii="Times New Roman" w:hAnsi="Times New Roman"/>
        </w:rPr>
        <w:t>,</w:t>
      </w:r>
      <w:r>
        <w:rPr>
          <w:rFonts w:ascii="Times New Roman" w:hAnsi="Times New Roman"/>
        </w:rPr>
        <w:t xml:space="preserve"> </w:t>
      </w:r>
      <w:r w:rsidR="004451E5">
        <w:rPr>
          <w:rFonts w:ascii="Times New Roman" w:hAnsi="Times New Roman"/>
        </w:rPr>
        <w:t>the</w:t>
      </w:r>
      <w:r>
        <w:rPr>
          <w:rFonts w:ascii="Times New Roman" w:hAnsi="Times New Roman"/>
        </w:rPr>
        <w:t xml:space="preserve"> </w:t>
      </w:r>
      <w:r w:rsidR="00317A49">
        <w:rPr>
          <w:rFonts w:ascii="Times New Roman" w:hAnsi="Times New Roman"/>
        </w:rPr>
        <w:t>‘</w:t>
      </w:r>
      <w:proofErr w:type="spellStart"/>
      <w:r>
        <w:rPr>
          <w:rFonts w:ascii="Times New Roman" w:hAnsi="Times New Roman"/>
        </w:rPr>
        <w:t>analyticals</w:t>
      </w:r>
      <w:proofErr w:type="spellEnd"/>
      <w:r w:rsidR="00317A49">
        <w:rPr>
          <w:rFonts w:ascii="Times New Roman" w:hAnsi="Times New Roman"/>
        </w:rPr>
        <w:t>’</w:t>
      </w:r>
      <w:r>
        <w:rPr>
          <w:rFonts w:ascii="Times New Roman" w:hAnsi="Times New Roman"/>
        </w:rPr>
        <w:t xml:space="preserve"> of the group. </w:t>
      </w:r>
      <w:r w:rsidR="004451E5">
        <w:rPr>
          <w:rFonts w:ascii="Times New Roman" w:hAnsi="Times New Roman"/>
        </w:rPr>
        <w:t xml:space="preserve">They arrive at decisions through logic in a </w:t>
      </w:r>
      <w:r w:rsidR="00317A49">
        <w:rPr>
          <w:rFonts w:ascii="Times New Roman" w:hAnsi="Times New Roman"/>
        </w:rPr>
        <w:t>step-by-step</w:t>
      </w:r>
      <w:r w:rsidR="004451E5">
        <w:rPr>
          <w:rFonts w:ascii="Times New Roman" w:hAnsi="Times New Roman"/>
        </w:rPr>
        <w:t xml:space="preserve"> process, with little emotion and lots of data.</w:t>
      </w:r>
      <w:r>
        <w:rPr>
          <w:rFonts w:ascii="Times New Roman" w:hAnsi="Times New Roman"/>
        </w:rPr>
        <w:t xml:space="preserve"> </w:t>
      </w:r>
      <w:r w:rsidR="004451E5">
        <w:rPr>
          <w:rFonts w:ascii="Times New Roman" w:hAnsi="Times New Roman"/>
        </w:rPr>
        <w:t xml:space="preserve"> </w:t>
      </w:r>
      <w:r>
        <w:rPr>
          <w:rFonts w:ascii="Times New Roman" w:hAnsi="Times New Roman"/>
        </w:rPr>
        <w:t xml:space="preserve">Here are some points to keep in mind when identifying Owl behavior: </w:t>
      </w:r>
    </w:p>
    <w:p w14:paraId="58506CE2" w14:textId="77777777" w:rsidR="00FE7682" w:rsidRDefault="00FE7682" w:rsidP="00FE7682">
      <w:pPr>
        <w:pStyle w:val="Default"/>
        <w:ind w:left="360" w:hanging="360"/>
        <w:rPr>
          <w:rFonts w:ascii="Times New Roman" w:hAnsi="Times New Roman"/>
        </w:rPr>
      </w:pPr>
    </w:p>
    <w:p w14:paraId="206DEC74" w14:textId="77777777" w:rsidR="00FE7682" w:rsidRDefault="00FE7682" w:rsidP="00F13A76">
      <w:pPr>
        <w:pStyle w:val="Default"/>
        <w:numPr>
          <w:ilvl w:val="0"/>
          <w:numId w:val="20"/>
        </w:numPr>
        <w:spacing w:after="90"/>
        <w:rPr>
          <w:rFonts w:ascii="Times New Roman" w:hAnsi="Times New Roman"/>
        </w:rPr>
      </w:pPr>
      <w:r>
        <w:rPr>
          <w:rFonts w:ascii="Times New Roman" w:hAnsi="Times New Roman"/>
        </w:rPr>
        <w:t xml:space="preserve">Owls like to be briefed in a rational, logical, systematic, and even predictable manner. </w:t>
      </w:r>
    </w:p>
    <w:p w14:paraId="3414DA29" w14:textId="77777777" w:rsidR="00FE7682" w:rsidRPr="00CD48B4" w:rsidRDefault="00FE7682" w:rsidP="00F13A76">
      <w:pPr>
        <w:pStyle w:val="Default"/>
        <w:numPr>
          <w:ilvl w:val="0"/>
          <w:numId w:val="20"/>
        </w:numPr>
        <w:spacing w:after="90"/>
        <w:rPr>
          <w:rFonts w:ascii="Times New Roman" w:hAnsi="Times New Roman"/>
        </w:rPr>
      </w:pPr>
      <w:r>
        <w:rPr>
          <w:rFonts w:ascii="Times New Roman" w:hAnsi="Times New Roman"/>
        </w:rPr>
        <w:t xml:space="preserve">They require valid evidence to support any statements made to them. </w:t>
      </w:r>
      <w:proofErr w:type="gramStart"/>
      <w:r>
        <w:rPr>
          <w:rFonts w:ascii="Times New Roman" w:hAnsi="Times New Roman"/>
        </w:rPr>
        <w:t>Owls</w:t>
      </w:r>
      <w:proofErr w:type="gramEnd"/>
      <w:r>
        <w:rPr>
          <w:rFonts w:ascii="Times New Roman" w:hAnsi="Times New Roman"/>
        </w:rPr>
        <w:t xml:space="preserve"> dislike and discount sweeping generalizations and exaggerations. </w:t>
      </w:r>
    </w:p>
    <w:p w14:paraId="1F021D54" w14:textId="77777777" w:rsidR="00FE7682" w:rsidRDefault="00FE7682" w:rsidP="00F13A76">
      <w:pPr>
        <w:pStyle w:val="CM53"/>
        <w:numPr>
          <w:ilvl w:val="0"/>
          <w:numId w:val="20"/>
        </w:numPr>
        <w:spacing w:after="100" w:line="288" w:lineRule="atLeast"/>
        <w:jc w:val="both"/>
        <w:rPr>
          <w:rFonts w:ascii="Times New Roman" w:hAnsi="Times New Roman"/>
        </w:rPr>
      </w:pPr>
      <w:r>
        <w:rPr>
          <w:rFonts w:ascii="Times New Roman" w:hAnsi="Times New Roman"/>
        </w:rPr>
        <w:t xml:space="preserve">Owls want facts, data, and </w:t>
      </w:r>
      <w:r w:rsidRPr="00317A49">
        <w:rPr>
          <w:rFonts w:ascii="Times New Roman" w:hAnsi="Times New Roman"/>
          <w:i/>
        </w:rPr>
        <w:t>more</w:t>
      </w:r>
      <w:r>
        <w:rPr>
          <w:rFonts w:ascii="Times New Roman" w:hAnsi="Times New Roman"/>
        </w:rPr>
        <w:t xml:space="preserve"> </w:t>
      </w:r>
      <w:r w:rsidR="00317A49">
        <w:rPr>
          <w:rFonts w:ascii="Times New Roman" w:hAnsi="Times New Roman"/>
        </w:rPr>
        <w:t>facts</w:t>
      </w:r>
      <w:r>
        <w:rPr>
          <w:rFonts w:ascii="Times New Roman" w:hAnsi="Times New Roman"/>
        </w:rPr>
        <w:t xml:space="preserve"> so they can arrive at their conclusions</w:t>
      </w:r>
      <w:r w:rsidR="00317A49">
        <w:rPr>
          <w:rFonts w:ascii="Times New Roman" w:hAnsi="Times New Roman"/>
        </w:rPr>
        <w:t xml:space="preserve">. </w:t>
      </w:r>
      <w:r>
        <w:rPr>
          <w:rFonts w:ascii="Times New Roman" w:hAnsi="Times New Roman"/>
        </w:rPr>
        <w:t xml:space="preserve"> </w:t>
      </w:r>
      <w:r w:rsidR="00317A49">
        <w:rPr>
          <w:rFonts w:ascii="Times New Roman" w:hAnsi="Times New Roman"/>
        </w:rPr>
        <w:t>A</w:t>
      </w:r>
      <w:r>
        <w:rPr>
          <w:rFonts w:ascii="Times New Roman" w:hAnsi="Times New Roman"/>
        </w:rPr>
        <w:t>fter weighing all the evidence and checking it several times</w:t>
      </w:r>
      <w:r w:rsidR="00317A49">
        <w:rPr>
          <w:rFonts w:ascii="Times New Roman" w:hAnsi="Times New Roman"/>
        </w:rPr>
        <w:t xml:space="preserve"> they will </w:t>
      </w:r>
      <w:proofErr w:type="gramStart"/>
      <w:r w:rsidR="00317A49">
        <w:rPr>
          <w:rFonts w:ascii="Times New Roman" w:hAnsi="Times New Roman"/>
        </w:rPr>
        <w:t>come to a conclusion</w:t>
      </w:r>
      <w:proofErr w:type="gramEnd"/>
      <w:r>
        <w:rPr>
          <w:rFonts w:ascii="Times New Roman" w:hAnsi="Times New Roman"/>
        </w:rPr>
        <w:t xml:space="preserve">. </w:t>
      </w:r>
      <w:r w:rsidR="00317A49">
        <w:rPr>
          <w:rFonts w:ascii="Times New Roman" w:hAnsi="Times New Roman"/>
        </w:rPr>
        <w:t xml:space="preserve">They don’t like to be rushed to </w:t>
      </w:r>
      <w:proofErr w:type="gramStart"/>
      <w:r w:rsidR="00317A49">
        <w:rPr>
          <w:rFonts w:ascii="Times New Roman" w:hAnsi="Times New Roman"/>
        </w:rPr>
        <w:t>make a decision</w:t>
      </w:r>
      <w:proofErr w:type="gramEnd"/>
      <w:r w:rsidR="00317A49">
        <w:rPr>
          <w:rFonts w:ascii="Times New Roman" w:hAnsi="Times New Roman"/>
        </w:rPr>
        <w:t>.</w:t>
      </w:r>
    </w:p>
    <w:p w14:paraId="2F2BEF77" w14:textId="77777777" w:rsidR="00FE7682" w:rsidRDefault="00FE7682" w:rsidP="00F13A76">
      <w:pPr>
        <w:pStyle w:val="Default"/>
        <w:numPr>
          <w:ilvl w:val="0"/>
          <w:numId w:val="20"/>
        </w:numPr>
        <w:spacing w:after="90"/>
        <w:rPr>
          <w:rFonts w:ascii="Times New Roman" w:hAnsi="Times New Roman"/>
        </w:rPr>
      </w:pPr>
      <w:r>
        <w:rPr>
          <w:rFonts w:ascii="Times New Roman" w:hAnsi="Times New Roman"/>
        </w:rPr>
        <w:t xml:space="preserve">Owls are </w:t>
      </w:r>
      <w:r w:rsidR="004451E5">
        <w:rPr>
          <w:rFonts w:ascii="Times New Roman" w:hAnsi="Times New Roman"/>
        </w:rPr>
        <w:t>practical and risk adverse.</w:t>
      </w:r>
      <w:r>
        <w:rPr>
          <w:rFonts w:ascii="Times New Roman" w:hAnsi="Times New Roman"/>
        </w:rPr>
        <w:t xml:space="preserve"> </w:t>
      </w:r>
      <w:r w:rsidR="004451E5">
        <w:rPr>
          <w:rFonts w:ascii="Times New Roman" w:hAnsi="Times New Roman"/>
        </w:rPr>
        <w:t xml:space="preserve"> T</w:t>
      </w:r>
      <w:r w:rsidR="00317A49">
        <w:rPr>
          <w:rFonts w:ascii="Times New Roman" w:hAnsi="Times New Roman"/>
        </w:rPr>
        <w:t xml:space="preserve">hey look </w:t>
      </w:r>
      <w:proofErr w:type="gramStart"/>
      <w:r w:rsidR="00317A49">
        <w:rPr>
          <w:rFonts w:ascii="Times New Roman" w:hAnsi="Times New Roman"/>
        </w:rPr>
        <w:t>to</w:t>
      </w:r>
      <w:proofErr w:type="gramEnd"/>
      <w:r w:rsidR="00317A49">
        <w:rPr>
          <w:rFonts w:ascii="Times New Roman" w:hAnsi="Times New Roman"/>
        </w:rPr>
        <w:t xml:space="preserve"> </w:t>
      </w:r>
      <w:proofErr w:type="gramStart"/>
      <w:r w:rsidR="00317A49">
        <w:rPr>
          <w:rFonts w:ascii="Times New Roman" w:hAnsi="Times New Roman"/>
        </w:rPr>
        <w:t>save</w:t>
      </w:r>
      <w:proofErr w:type="gramEnd"/>
      <w:r w:rsidR="00317A49">
        <w:rPr>
          <w:rFonts w:ascii="Times New Roman" w:hAnsi="Times New Roman"/>
        </w:rPr>
        <w:t xml:space="preserve"> time and money</w:t>
      </w:r>
      <w:r w:rsidR="004451E5">
        <w:rPr>
          <w:rFonts w:ascii="Times New Roman" w:hAnsi="Times New Roman"/>
        </w:rPr>
        <w:t>.</w:t>
      </w:r>
      <w:r>
        <w:rPr>
          <w:rFonts w:ascii="Times New Roman" w:hAnsi="Times New Roman"/>
        </w:rPr>
        <w:t xml:space="preserve"> </w:t>
      </w:r>
    </w:p>
    <w:p w14:paraId="438E7ACD" w14:textId="77777777" w:rsidR="00FE7682" w:rsidRPr="00F770DB" w:rsidRDefault="00FE7682" w:rsidP="00F13A76">
      <w:pPr>
        <w:pStyle w:val="Default"/>
        <w:numPr>
          <w:ilvl w:val="0"/>
          <w:numId w:val="20"/>
        </w:numPr>
        <w:spacing w:after="90"/>
        <w:rPr>
          <w:rFonts w:ascii="Times New Roman" w:hAnsi="Times New Roman"/>
        </w:rPr>
      </w:pPr>
      <w:r>
        <w:rPr>
          <w:rFonts w:ascii="Times New Roman" w:hAnsi="Times New Roman"/>
        </w:rPr>
        <w:t>An increasing number of owls are slowly venturing into the markets</w:t>
      </w:r>
      <w:r w:rsidR="00317A49">
        <w:rPr>
          <w:rFonts w:ascii="Times New Roman" w:hAnsi="Times New Roman"/>
        </w:rPr>
        <w:t xml:space="preserve"> independently</w:t>
      </w:r>
      <w:r>
        <w:rPr>
          <w:rFonts w:ascii="Times New Roman" w:hAnsi="Times New Roman"/>
        </w:rPr>
        <w:t xml:space="preserve">.  The high-tech boom has seen a migration of Owls from the sidelines or from their financial advisors to using discount brokerage services and trading on their own knowledge. </w:t>
      </w:r>
      <w:r w:rsidR="004451E5">
        <w:rPr>
          <w:rFonts w:ascii="Times New Roman" w:hAnsi="Times New Roman"/>
        </w:rPr>
        <w:t xml:space="preserve">  They may spend a lot of time developing simulations, projection</w:t>
      </w:r>
      <w:r w:rsidR="00317A49">
        <w:rPr>
          <w:rFonts w:ascii="Times New Roman" w:hAnsi="Times New Roman"/>
        </w:rPr>
        <w:t>s</w:t>
      </w:r>
      <w:r w:rsidR="004451E5">
        <w:rPr>
          <w:rFonts w:ascii="Times New Roman" w:hAnsi="Times New Roman"/>
        </w:rPr>
        <w:t xml:space="preserve">, and investigating details of potential strategies. </w:t>
      </w:r>
    </w:p>
    <w:p w14:paraId="4C09EAC1" w14:textId="77777777" w:rsidR="00FE7682" w:rsidRDefault="00FE7682" w:rsidP="00FE7682">
      <w:pPr>
        <w:pStyle w:val="Default"/>
        <w:ind w:left="360" w:hanging="360"/>
        <w:rPr>
          <w:rFonts w:ascii="Times New Roman" w:hAnsi="Times New Roman"/>
        </w:rPr>
      </w:pPr>
    </w:p>
    <w:p w14:paraId="337FD79D" w14:textId="77777777" w:rsidR="00FE7682" w:rsidRDefault="00FE7682" w:rsidP="00FE7682">
      <w:pPr>
        <w:pStyle w:val="Default"/>
        <w:ind w:left="360" w:hanging="360"/>
        <w:rPr>
          <w:rFonts w:ascii="Times New Roman" w:hAnsi="Times New Roman"/>
        </w:rPr>
      </w:pPr>
    </w:p>
    <w:p w14:paraId="4A7F7248" w14:textId="77777777" w:rsidR="00FE7682" w:rsidRDefault="00FE7682" w:rsidP="00FE7682">
      <w:pPr>
        <w:pStyle w:val="Heading2"/>
      </w:pPr>
      <w:bookmarkStart w:id="47" w:name="_Toc196105756"/>
      <w:commentRangeStart w:id="48"/>
      <w:r>
        <w:lastRenderedPageBreak/>
        <w:t>Lambs</w:t>
      </w:r>
      <w:bookmarkEnd w:id="47"/>
      <w:commentRangeEnd w:id="48"/>
      <w:r w:rsidR="000A5709">
        <w:rPr>
          <w:rStyle w:val="CommentReference"/>
          <w:rFonts w:eastAsia="ヒラギノ角ゴ Pro W3" w:cs="Times New Roman"/>
          <w:bCs w:val="0"/>
          <w:color w:val="000000"/>
        </w:rPr>
        <w:commentReference w:id="48"/>
      </w:r>
    </w:p>
    <w:p w14:paraId="1650229A" w14:textId="77777777" w:rsidR="00FE7682" w:rsidRDefault="00FE7682" w:rsidP="00FE7682">
      <w:pPr>
        <w:pStyle w:val="Default"/>
        <w:ind w:left="360" w:hanging="360"/>
        <w:rPr>
          <w:rFonts w:ascii="Times New Roman" w:hAnsi="Times New Roman"/>
        </w:rPr>
      </w:pPr>
    </w:p>
    <w:p w14:paraId="1B4C3DBF" w14:textId="77777777" w:rsidR="00FE7682" w:rsidRDefault="00FE7682" w:rsidP="00FE7682">
      <w:pPr>
        <w:pStyle w:val="Default"/>
        <w:rPr>
          <w:rFonts w:ascii="Times New Roman" w:hAnsi="Times New Roman"/>
        </w:rPr>
      </w:pPr>
      <w:r>
        <w:rPr>
          <w:rFonts w:ascii="Times New Roman" w:hAnsi="Times New Roman"/>
        </w:rPr>
        <w:tab/>
        <w:t xml:space="preserve">If you think you are a Lamb, you’ll identify with the following points: </w:t>
      </w:r>
    </w:p>
    <w:p w14:paraId="56E98D05" w14:textId="77777777" w:rsidR="00FE7682" w:rsidRDefault="00FE7682" w:rsidP="00FE7682">
      <w:pPr>
        <w:pStyle w:val="Default"/>
        <w:rPr>
          <w:rFonts w:ascii="Times New Roman" w:hAnsi="Times New Roman"/>
        </w:rPr>
      </w:pPr>
    </w:p>
    <w:p w14:paraId="58D3E157" w14:textId="77777777" w:rsidR="00FE7682" w:rsidRDefault="00080EB5" w:rsidP="002E692C">
      <w:pPr>
        <w:pStyle w:val="Default"/>
        <w:numPr>
          <w:ilvl w:val="0"/>
          <w:numId w:val="27"/>
        </w:numPr>
        <w:rPr>
          <w:rFonts w:ascii="Times New Roman" w:hAnsi="Times New Roman"/>
        </w:rPr>
      </w:pPr>
      <w:r>
        <w:rPr>
          <w:rFonts w:ascii="Times New Roman" w:hAnsi="Times New Roman"/>
        </w:rPr>
        <w:t xml:space="preserve">Despite being open to influence, you don’t want to be </w:t>
      </w:r>
      <w:proofErr w:type="gramStart"/>
      <w:r>
        <w:rPr>
          <w:rFonts w:ascii="Times New Roman" w:hAnsi="Times New Roman"/>
        </w:rPr>
        <w:t>stampeded</w:t>
      </w:r>
      <w:proofErr w:type="gramEnd"/>
      <w:r>
        <w:rPr>
          <w:rFonts w:ascii="Times New Roman" w:hAnsi="Times New Roman"/>
        </w:rPr>
        <w:t xml:space="preserve"> into a decision without understanding how you arrived at that conclusion. Y</w:t>
      </w:r>
      <w:r w:rsidR="00FE7682">
        <w:rPr>
          <w:rFonts w:ascii="Times New Roman" w:hAnsi="Times New Roman"/>
        </w:rPr>
        <w:t xml:space="preserve">ou </w:t>
      </w:r>
      <w:r w:rsidR="002E692C">
        <w:rPr>
          <w:rFonts w:ascii="Times New Roman" w:hAnsi="Times New Roman"/>
        </w:rPr>
        <w:t>prefer not to</w:t>
      </w:r>
      <w:r w:rsidR="00FE7682">
        <w:rPr>
          <w:rFonts w:ascii="Times New Roman" w:hAnsi="Times New Roman"/>
        </w:rPr>
        <w:t xml:space="preserve"> jump to conclusions, or brush over details. </w:t>
      </w:r>
      <w:r w:rsidR="000A5709">
        <w:rPr>
          <w:rFonts w:ascii="Times New Roman" w:hAnsi="Times New Roman"/>
        </w:rPr>
        <w:t>Your approach is soft, steady, and risk averse.</w:t>
      </w:r>
    </w:p>
    <w:p w14:paraId="5378AF5B" w14:textId="77777777" w:rsidR="00FE7682" w:rsidRDefault="00FE7682" w:rsidP="002E692C">
      <w:pPr>
        <w:pStyle w:val="Default"/>
        <w:numPr>
          <w:ilvl w:val="0"/>
          <w:numId w:val="27"/>
        </w:numPr>
        <w:spacing w:after="86"/>
        <w:rPr>
          <w:rFonts w:ascii="Times New Roman" w:hAnsi="Times New Roman"/>
        </w:rPr>
      </w:pPr>
      <w:r>
        <w:rPr>
          <w:rFonts w:ascii="Times New Roman" w:hAnsi="Times New Roman"/>
        </w:rPr>
        <w:t xml:space="preserve">Rather than debate facts, </w:t>
      </w:r>
      <w:r w:rsidR="00CD48B4">
        <w:rPr>
          <w:rFonts w:ascii="Times New Roman" w:hAnsi="Times New Roman"/>
        </w:rPr>
        <w:t>they</w:t>
      </w:r>
      <w:r>
        <w:rPr>
          <w:rFonts w:ascii="Times New Roman" w:hAnsi="Times New Roman"/>
        </w:rPr>
        <w:t xml:space="preserve"> would rather hear how someone feels about the situation and why, even with details. </w:t>
      </w:r>
    </w:p>
    <w:p w14:paraId="57EC0D59" w14:textId="77777777" w:rsidR="00FE7682" w:rsidRDefault="00FE7682" w:rsidP="002E692C">
      <w:pPr>
        <w:pStyle w:val="Default"/>
        <w:numPr>
          <w:ilvl w:val="0"/>
          <w:numId w:val="27"/>
        </w:numPr>
        <w:spacing w:after="86"/>
        <w:rPr>
          <w:rFonts w:ascii="Times New Roman" w:hAnsi="Times New Roman"/>
        </w:rPr>
      </w:pPr>
      <w:r>
        <w:rPr>
          <w:rFonts w:ascii="Times New Roman" w:hAnsi="Times New Roman"/>
        </w:rPr>
        <w:t xml:space="preserve">Lambs sincerely care about their concerns and ideals more </w:t>
      </w:r>
      <w:proofErr w:type="gramStart"/>
      <w:r>
        <w:rPr>
          <w:rFonts w:ascii="Times New Roman" w:hAnsi="Times New Roman"/>
        </w:rPr>
        <w:t>so than</w:t>
      </w:r>
      <w:proofErr w:type="gramEnd"/>
      <w:r>
        <w:rPr>
          <w:rFonts w:ascii="Times New Roman" w:hAnsi="Times New Roman"/>
        </w:rPr>
        <w:t xml:space="preserve"> any other personality type. </w:t>
      </w:r>
      <w:r w:rsidR="002E692C">
        <w:rPr>
          <w:rFonts w:ascii="Times New Roman" w:hAnsi="Times New Roman"/>
        </w:rPr>
        <w:t>Investment</w:t>
      </w:r>
      <w:r>
        <w:rPr>
          <w:rFonts w:ascii="Times New Roman" w:hAnsi="Times New Roman"/>
        </w:rPr>
        <w:t xml:space="preserve"> solutions should address the effects it will have on every party involved.   Socially conscious investment vehicles would appeal greatly to a Lamb </w:t>
      </w:r>
    </w:p>
    <w:p w14:paraId="15C900A0" w14:textId="77777777" w:rsidR="00FE7682" w:rsidRDefault="00FE7682" w:rsidP="002E692C">
      <w:pPr>
        <w:pStyle w:val="Default"/>
        <w:numPr>
          <w:ilvl w:val="0"/>
          <w:numId w:val="27"/>
        </w:numPr>
        <w:rPr>
          <w:rFonts w:ascii="Times New Roman" w:hAnsi="Times New Roman"/>
        </w:rPr>
      </w:pPr>
      <w:r>
        <w:rPr>
          <w:rFonts w:ascii="Times New Roman" w:hAnsi="Times New Roman"/>
        </w:rPr>
        <w:t xml:space="preserve">Because Lambs don’t like confrontation, they may not raise many </w:t>
      </w:r>
      <w:proofErr w:type="gramStart"/>
      <w:r>
        <w:rPr>
          <w:rFonts w:ascii="Times New Roman" w:hAnsi="Times New Roman"/>
        </w:rPr>
        <w:t>objections</w:t>
      </w:r>
      <w:proofErr w:type="gramEnd"/>
      <w:r>
        <w:rPr>
          <w:rFonts w:ascii="Times New Roman" w:hAnsi="Times New Roman"/>
        </w:rPr>
        <w:t xml:space="preserve"> and they don’t like pressure.</w:t>
      </w:r>
      <w:r w:rsidR="00080EB5">
        <w:rPr>
          <w:rFonts w:ascii="Times New Roman" w:hAnsi="Times New Roman"/>
        </w:rPr>
        <w:t xml:space="preserve"> </w:t>
      </w:r>
      <w:r w:rsidR="00080EB5" w:rsidRPr="00080EB5">
        <w:rPr>
          <w:rFonts w:ascii="Times New Roman" w:hAnsi="Times New Roman"/>
        </w:rPr>
        <w:t xml:space="preserve"> </w:t>
      </w:r>
      <w:r w:rsidR="00080EB5">
        <w:rPr>
          <w:rFonts w:ascii="Times New Roman" w:hAnsi="Times New Roman"/>
        </w:rPr>
        <w:t xml:space="preserve">While you may be open and receptive, you don’t want to be pushed over the cliff.  </w:t>
      </w:r>
    </w:p>
    <w:p w14:paraId="5B29C62D" w14:textId="77777777" w:rsidR="00FE7682" w:rsidRDefault="00FE7682" w:rsidP="00FE7682">
      <w:pPr>
        <w:pStyle w:val="Default"/>
        <w:ind w:left="360" w:hanging="360"/>
        <w:rPr>
          <w:rFonts w:ascii="Times New Roman" w:hAnsi="Times New Roman"/>
        </w:rPr>
      </w:pPr>
    </w:p>
    <w:p w14:paraId="6CA49432" w14:textId="77777777" w:rsidR="00FE7682" w:rsidRDefault="00FE7682" w:rsidP="00FE7682">
      <w:pPr>
        <w:pStyle w:val="Heading2"/>
      </w:pPr>
      <w:bookmarkStart w:id="49" w:name="_Toc196105757"/>
      <w:r>
        <w:t>Tigers</w:t>
      </w:r>
      <w:bookmarkEnd w:id="49"/>
    </w:p>
    <w:p w14:paraId="00D638EE" w14:textId="77777777" w:rsidR="00FE7682" w:rsidRDefault="00FE7682" w:rsidP="00FE7682">
      <w:pPr>
        <w:pStyle w:val="Default"/>
        <w:ind w:left="360" w:hanging="360"/>
        <w:rPr>
          <w:rFonts w:ascii="Times New Roman" w:hAnsi="Times New Roman"/>
        </w:rPr>
      </w:pPr>
    </w:p>
    <w:p w14:paraId="3552B231" w14:textId="77777777" w:rsidR="00C406C2" w:rsidRDefault="00FE7682" w:rsidP="00C406C2">
      <w:pPr>
        <w:pStyle w:val="Default"/>
        <w:rPr>
          <w:rFonts w:ascii="Times New Roman" w:hAnsi="Times New Roman"/>
        </w:rPr>
      </w:pPr>
      <w:r>
        <w:rPr>
          <w:rFonts w:ascii="Times New Roman" w:hAnsi="Times New Roman"/>
        </w:rPr>
        <w:tab/>
        <w:t xml:space="preserve">As a </w:t>
      </w:r>
      <w:r>
        <w:rPr>
          <w:rFonts w:ascii="Times New Roman" w:hAnsi="Times New Roman"/>
          <w:b/>
        </w:rPr>
        <w:t>Tiger</w:t>
      </w:r>
      <w:r>
        <w:rPr>
          <w:rFonts w:ascii="Times New Roman" w:hAnsi="Times New Roman"/>
        </w:rPr>
        <w:t xml:space="preserve">, you’re a natural extrovert.  Often described as an interactive socializer, you can gather a </w:t>
      </w:r>
      <w:proofErr w:type="spellStart"/>
      <w:proofErr w:type="gramStart"/>
      <w:r>
        <w:rPr>
          <w:rFonts w:ascii="Times New Roman" w:hAnsi="Times New Roman"/>
        </w:rPr>
        <w:t>crowed</w:t>
      </w:r>
      <w:proofErr w:type="spellEnd"/>
      <w:proofErr w:type="gramEnd"/>
      <w:r>
        <w:rPr>
          <w:rFonts w:ascii="Times New Roman" w:hAnsi="Times New Roman"/>
        </w:rPr>
        <w:t xml:space="preserve"> around you to hear your well-told stories.  Naturally, you enjoy a good story yourself, including ones about investment opportunities.  If you think you’re a tiger, then the following points will be familiar: </w:t>
      </w:r>
    </w:p>
    <w:p w14:paraId="408AD054" w14:textId="77777777" w:rsidR="00C406C2" w:rsidRDefault="00C406C2" w:rsidP="00C406C2">
      <w:pPr>
        <w:pStyle w:val="Default"/>
        <w:rPr>
          <w:rFonts w:ascii="Times New Roman" w:hAnsi="Times New Roman"/>
        </w:rPr>
      </w:pPr>
    </w:p>
    <w:p w14:paraId="2866F348" w14:textId="77777777" w:rsidR="00C406C2" w:rsidRDefault="00FE7682" w:rsidP="00C406C2">
      <w:pPr>
        <w:pStyle w:val="Default"/>
        <w:numPr>
          <w:ilvl w:val="0"/>
          <w:numId w:val="26"/>
        </w:numPr>
        <w:rPr>
          <w:rFonts w:ascii="Times New Roman" w:hAnsi="Times New Roman"/>
        </w:rPr>
      </w:pPr>
      <w:r>
        <w:rPr>
          <w:rFonts w:ascii="Times New Roman" w:hAnsi="Times New Roman"/>
        </w:rPr>
        <w:t>Stimulating conversation appeals to them.  They like to ta</w:t>
      </w:r>
      <w:r w:rsidR="00080EB5">
        <w:rPr>
          <w:rFonts w:ascii="Times New Roman" w:hAnsi="Times New Roman"/>
        </w:rPr>
        <w:t>lk, especially about themselves and their own inve</w:t>
      </w:r>
      <w:r w:rsidR="002A5FFD">
        <w:rPr>
          <w:rFonts w:ascii="Times New Roman" w:hAnsi="Times New Roman"/>
        </w:rPr>
        <w:t>stment</w:t>
      </w:r>
      <w:r w:rsidR="00080EB5">
        <w:rPr>
          <w:rFonts w:ascii="Times New Roman" w:hAnsi="Times New Roman"/>
        </w:rPr>
        <w:t xml:space="preserve"> theories.</w:t>
      </w:r>
    </w:p>
    <w:p w14:paraId="108FDB57" w14:textId="77777777" w:rsidR="00C406C2" w:rsidRDefault="002A5FFD" w:rsidP="00C406C2">
      <w:pPr>
        <w:pStyle w:val="Default"/>
        <w:numPr>
          <w:ilvl w:val="0"/>
          <w:numId w:val="26"/>
        </w:numPr>
        <w:rPr>
          <w:rFonts w:ascii="Times New Roman" w:hAnsi="Times New Roman"/>
        </w:rPr>
      </w:pPr>
      <w:r>
        <w:rPr>
          <w:rFonts w:ascii="Times New Roman" w:hAnsi="Times New Roman"/>
        </w:rPr>
        <w:t>Success stories</w:t>
      </w:r>
      <w:r w:rsidR="00FE7682">
        <w:rPr>
          <w:rFonts w:ascii="Times New Roman" w:hAnsi="Times New Roman"/>
        </w:rPr>
        <w:t xml:space="preserve">, </w:t>
      </w:r>
      <w:r>
        <w:rPr>
          <w:rFonts w:ascii="Times New Roman" w:hAnsi="Times New Roman"/>
        </w:rPr>
        <w:t>hot tips, and yesterday’s winners</w:t>
      </w:r>
      <w:r w:rsidR="00FE7682">
        <w:rPr>
          <w:rFonts w:ascii="Times New Roman" w:hAnsi="Times New Roman"/>
        </w:rPr>
        <w:t xml:space="preserve"> will appeal over more effectively than detailed, logical </w:t>
      </w:r>
      <w:r>
        <w:rPr>
          <w:rFonts w:ascii="Times New Roman" w:hAnsi="Times New Roman"/>
        </w:rPr>
        <w:t>analysis</w:t>
      </w:r>
      <w:r w:rsidR="00FE7682">
        <w:rPr>
          <w:rFonts w:ascii="Times New Roman" w:hAnsi="Times New Roman"/>
        </w:rPr>
        <w:t xml:space="preserve">. </w:t>
      </w:r>
    </w:p>
    <w:p w14:paraId="79DE4556" w14:textId="77777777" w:rsidR="00C406C2" w:rsidRPr="00C406C2" w:rsidRDefault="00FE7682" w:rsidP="00C406C2">
      <w:pPr>
        <w:pStyle w:val="Default"/>
        <w:numPr>
          <w:ilvl w:val="0"/>
          <w:numId w:val="26"/>
        </w:numPr>
        <w:rPr>
          <w:rFonts w:ascii="Times New Roman" w:hAnsi="Times New Roman"/>
        </w:rPr>
      </w:pPr>
      <w:r>
        <w:rPr>
          <w:rFonts w:ascii="Times New Roman" w:hAnsi="Times New Roman"/>
        </w:rPr>
        <w:t xml:space="preserve">Tigers sometimes need help at every step to take care of details, which they tend to overlook. </w:t>
      </w:r>
    </w:p>
    <w:p w14:paraId="5F16DEF0" w14:textId="77777777" w:rsidR="00C406C2" w:rsidRPr="00C406C2" w:rsidRDefault="00FE7682" w:rsidP="00C406C2">
      <w:pPr>
        <w:pStyle w:val="Default"/>
        <w:numPr>
          <w:ilvl w:val="0"/>
          <w:numId w:val="26"/>
        </w:numPr>
        <w:spacing w:after="90"/>
        <w:rPr>
          <w:rFonts w:ascii="Times New Roman" w:hAnsi="Times New Roman"/>
          <w:i/>
        </w:rPr>
      </w:pPr>
      <w:r>
        <w:rPr>
          <w:rFonts w:ascii="Times New Roman" w:hAnsi="Times New Roman"/>
        </w:rPr>
        <w:t>The</w:t>
      </w:r>
      <w:r w:rsidR="00C406C2">
        <w:rPr>
          <w:rFonts w:ascii="Times New Roman" w:hAnsi="Times New Roman"/>
        </w:rPr>
        <w:t>y</w:t>
      </w:r>
      <w:r>
        <w:rPr>
          <w:rFonts w:ascii="Times New Roman" w:hAnsi="Times New Roman"/>
        </w:rPr>
        <w:t xml:space="preserve"> prefer </w:t>
      </w:r>
      <w:r w:rsidR="003F40C5">
        <w:rPr>
          <w:rFonts w:ascii="Times New Roman" w:hAnsi="Times New Roman"/>
        </w:rPr>
        <w:t>open-ended</w:t>
      </w:r>
      <w:r>
        <w:rPr>
          <w:rFonts w:ascii="Times New Roman" w:hAnsi="Times New Roman"/>
        </w:rPr>
        <w:t xml:space="preserve"> questions when discussing their goals and dreams rather than specific questions they </w:t>
      </w:r>
      <w:proofErr w:type="gramStart"/>
      <w:r>
        <w:rPr>
          <w:rFonts w:ascii="Times New Roman" w:hAnsi="Times New Roman"/>
        </w:rPr>
        <w:t>have to</w:t>
      </w:r>
      <w:proofErr w:type="gramEnd"/>
      <w:r>
        <w:rPr>
          <w:rFonts w:ascii="Times New Roman" w:hAnsi="Times New Roman"/>
        </w:rPr>
        <w:t xml:space="preserve"> try and fit their answers to.</w:t>
      </w:r>
    </w:p>
    <w:p w14:paraId="0B739035" w14:textId="77777777" w:rsidR="00FE7682" w:rsidRDefault="00FE7682" w:rsidP="00C406C2">
      <w:pPr>
        <w:pStyle w:val="Default"/>
        <w:numPr>
          <w:ilvl w:val="0"/>
          <w:numId w:val="26"/>
        </w:numPr>
        <w:spacing w:after="90"/>
        <w:rPr>
          <w:rFonts w:ascii="Times New Roman" w:hAnsi="Times New Roman"/>
        </w:rPr>
      </w:pPr>
      <w:r>
        <w:rPr>
          <w:rFonts w:ascii="Times New Roman" w:hAnsi="Times New Roman"/>
        </w:rPr>
        <w:t xml:space="preserve">Many Tigers have a short attention span—they may be interested in an idea, but not for long. This may be one reason why they tend to be more of an impulse buyer than other personalities. They can buy a good story, told by a good storyteller, and later regret it. </w:t>
      </w:r>
    </w:p>
    <w:p w14:paraId="6B6FEDC2" w14:textId="77777777" w:rsidR="000A5709" w:rsidRDefault="000A5709" w:rsidP="00C406C2">
      <w:pPr>
        <w:pStyle w:val="Default"/>
        <w:numPr>
          <w:ilvl w:val="0"/>
          <w:numId w:val="26"/>
        </w:numPr>
        <w:spacing w:after="90"/>
        <w:rPr>
          <w:rFonts w:ascii="Times New Roman" w:hAnsi="Times New Roman"/>
        </w:rPr>
      </w:pPr>
      <w:r>
        <w:rPr>
          <w:rFonts w:ascii="Times New Roman" w:hAnsi="Times New Roman"/>
        </w:rPr>
        <w:t>Tigers may jump into an investment without adequate preparation or analysis.  They often seek shortcuts and neglect the risks associated with such ventures.</w:t>
      </w:r>
    </w:p>
    <w:p w14:paraId="400127A2" w14:textId="77777777" w:rsidR="00FE7682" w:rsidRDefault="00FE7682" w:rsidP="00C406C2">
      <w:pPr>
        <w:pStyle w:val="Default"/>
        <w:rPr>
          <w:rFonts w:ascii="Times New Roman" w:hAnsi="Times New Roman"/>
        </w:rPr>
      </w:pPr>
    </w:p>
    <w:p w14:paraId="075A4AF2" w14:textId="77777777" w:rsidR="00FE7682" w:rsidRDefault="00FE7682" w:rsidP="00FE7682">
      <w:pPr>
        <w:pStyle w:val="Default"/>
        <w:ind w:left="360" w:hanging="360"/>
        <w:rPr>
          <w:rFonts w:ascii="Times New Roman" w:hAnsi="Times New Roman"/>
        </w:rPr>
      </w:pPr>
    </w:p>
    <w:p w14:paraId="2DF9D844" w14:textId="77777777" w:rsidR="002A5FFD" w:rsidRDefault="00FE7682" w:rsidP="002A5FFD">
      <w:pPr>
        <w:pStyle w:val="CM53"/>
        <w:spacing w:after="100" w:line="288" w:lineRule="atLeast"/>
        <w:ind w:firstLine="287"/>
        <w:jc w:val="both"/>
        <w:rPr>
          <w:rFonts w:ascii="Times New Roman" w:hAnsi="Times New Roman"/>
        </w:rPr>
      </w:pPr>
      <w:r>
        <w:rPr>
          <w:rFonts w:ascii="Times New Roman" w:hAnsi="Times New Roman"/>
        </w:rPr>
        <w:lastRenderedPageBreak/>
        <w:t xml:space="preserve">When considering yourself in this context, you should ask, </w:t>
      </w:r>
      <w:proofErr w:type="gramStart"/>
      <w:r>
        <w:rPr>
          <w:rFonts w:ascii="Times New Roman" w:hAnsi="Times New Roman"/>
          <w:i/>
        </w:rPr>
        <w:t>What</w:t>
      </w:r>
      <w:proofErr w:type="gramEnd"/>
      <w:r>
        <w:rPr>
          <w:rFonts w:ascii="Times New Roman" w:hAnsi="Times New Roman"/>
          <w:i/>
        </w:rPr>
        <w:t xml:space="preserve"> personality </w:t>
      </w:r>
      <w:r w:rsidR="002A5FFD">
        <w:rPr>
          <w:rFonts w:ascii="Times New Roman" w:hAnsi="Times New Roman"/>
          <w:i/>
        </w:rPr>
        <w:t xml:space="preserve">type am I?  </w:t>
      </w:r>
      <w:r w:rsidR="002A5FFD">
        <w:rPr>
          <w:rFonts w:ascii="Times New Roman" w:hAnsi="Times New Roman"/>
        </w:rPr>
        <w:t xml:space="preserve">Ask </w:t>
      </w:r>
      <w:proofErr w:type="gramStart"/>
      <w:r w:rsidR="002A5FFD">
        <w:rPr>
          <w:rFonts w:ascii="Times New Roman" w:hAnsi="Times New Roman"/>
        </w:rPr>
        <w:t>these question</w:t>
      </w:r>
      <w:proofErr w:type="gramEnd"/>
      <w:r>
        <w:rPr>
          <w:rFonts w:ascii="Times New Roman" w:hAnsi="Times New Roman"/>
        </w:rPr>
        <w:t xml:space="preserve"> first, before you decide on whether you are mostly a Bull, Owl, Lamb, or Tiger. </w:t>
      </w:r>
      <w:r w:rsidR="002A5FFD">
        <w:rPr>
          <w:rFonts w:ascii="Times New Roman" w:hAnsi="Times New Roman"/>
        </w:rPr>
        <w:t xml:space="preserve"> </w:t>
      </w:r>
      <w:r w:rsidR="000A5709">
        <w:rPr>
          <w:rFonts w:ascii="Times New Roman" w:hAnsi="Times New Roman"/>
        </w:rPr>
        <w:t>After you’ve identified your personality</w:t>
      </w:r>
      <w:r>
        <w:rPr>
          <w:rFonts w:ascii="Times New Roman" w:hAnsi="Times New Roman"/>
        </w:rPr>
        <w:t xml:space="preserve">, it’s time to pair it with an investment style.  Of course, nothing is black and white, just as no individual is purely a </w:t>
      </w:r>
      <w:r w:rsidR="002A5FFD">
        <w:rPr>
          <w:rFonts w:ascii="Times New Roman" w:hAnsi="Times New Roman"/>
        </w:rPr>
        <w:t>B</w:t>
      </w:r>
      <w:r>
        <w:rPr>
          <w:rFonts w:ascii="Times New Roman" w:hAnsi="Times New Roman"/>
        </w:rPr>
        <w:t>ull with</w:t>
      </w:r>
      <w:r w:rsidR="000A5709">
        <w:rPr>
          <w:rFonts w:ascii="Times New Roman" w:hAnsi="Times New Roman"/>
        </w:rPr>
        <w:t xml:space="preserve">out </w:t>
      </w:r>
      <w:r w:rsidR="002A5FFD">
        <w:rPr>
          <w:rFonts w:ascii="Times New Roman" w:hAnsi="Times New Roman"/>
        </w:rPr>
        <w:t>O</w:t>
      </w:r>
      <w:r>
        <w:rPr>
          <w:rFonts w:ascii="Times New Roman" w:hAnsi="Times New Roman"/>
        </w:rPr>
        <w:t xml:space="preserve">wl, </w:t>
      </w:r>
      <w:r w:rsidR="002A5FFD">
        <w:rPr>
          <w:rFonts w:ascii="Times New Roman" w:hAnsi="Times New Roman"/>
        </w:rPr>
        <w:t>L</w:t>
      </w:r>
      <w:r>
        <w:rPr>
          <w:rFonts w:ascii="Times New Roman" w:hAnsi="Times New Roman"/>
        </w:rPr>
        <w:t xml:space="preserve">amb or </w:t>
      </w:r>
      <w:r w:rsidR="002A5FFD">
        <w:rPr>
          <w:rFonts w:ascii="Times New Roman" w:hAnsi="Times New Roman"/>
        </w:rPr>
        <w:t>T</w:t>
      </w:r>
      <w:r>
        <w:rPr>
          <w:rFonts w:ascii="Times New Roman" w:hAnsi="Times New Roman"/>
        </w:rPr>
        <w:t xml:space="preserve">iger characteristics. </w:t>
      </w:r>
      <w:r w:rsidR="002A5FFD">
        <w:rPr>
          <w:rFonts w:ascii="Times New Roman" w:hAnsi="Times New Roman"/>
        </w:rPr>
        <w:t xml:space="preserve"> </w:t>
      </w:r>
    </w:p>
    <w:p w14:paraId="64EA84F0" w14:textId="77777777" w:rsidR="00FE7682" w:rsidRPr="002A5FFD" w:rsidRDefault="00FE7682" w:rsidP="002A5FFD">
      <w:pPr>
        <w:pStyle w:val="CM53"/>
        <w:spacing w:after="100" w:line="288" w:lineRule="atLeast"/>
        <w:ind w:firstLine="287"/>
        <w:jc w:val="both"/>
        <w:rPr>
          <w:rFonts w:ascii="Times New Roman" w:hAnsi="Times New Roman"/>
        </w:rPr>
      </w:pPr>
      <w:r>
        <w:rPr>
          <w:rFonts w:ascii="Times New Roman" w:hAnsi="Times New Roman"/>
        </w:rPr>
        <w:t xml:space="preserve">Why is it important to find the right style?  </w:t>
      </w:r>
      <w:proofErr w:type="spellStart"/>
      <w:proofErr w:type="gramStart"/>
      <w:r w:rsidR="002A5FFD">
        <w:rPr>
          <w:rFonts w:ascii="Times New Roman" w:hAnsi="Times New Roman"/>
        </w:rPr>
        <w:t>Lets</w:t>
      </w:r>
      <w:proofErr w:type="spellEnd"/>
      <w:proofErr w:type="gramEnd"/>
      <w:r w:rsidR="002A5FFD">
        <w:rPr>
          <w:rFonts w:ascii="Times New Roman" w:hAnsi="Times New Roman"/>
        </w:rPr>
        <w:t xml:space="preserve"> examine an Owl for this example. W</w:t>
      </w:r>
      <w:r>
        <w:rPr>
          <w:rFonts w:ascii="Times New Roman" w:hAnsi="Times New Roman"/>
        </w:rPr>
        <w:t xml:space="preserve">e know </w:t>
      </w:r>
      <w:r w:rsidR="002A5FFD">
        <w:rPr>
          <w:rFonts w:ascii="Times New Roman" w:hAnsi="Times New Roman"/>
        </w:rPr>
        <w:t>they are</w:t>
      </w:r>
      <w:r w:rsidR="00DE5B33">
        <w:rPr>
          <w:rFonts w:ascii="Times New Roman" w:hAnsi="Times New Roman"/>
        </w:rPr>
        <w:t xml:space="preserve"> </w:t>
      </w:r>
      <w:r>
        <w:rPr>
          <w:rFonts w:ascii="Times New Roman" w:hAnsi="Times New Roman"/>
        </w:rPr>
        <w:t>det</w:t>
      </w:r>
      <w:r w:rsidR="002A5FFD">
        <w:rPr>
          <w:rFonts w:ascii="Times New Roman" w:hAnsi="Times New Roman"/>
        </w:rPr>
        <w:t>ail oriented, logical, and love</w:t>
      </w:r>
      <w:r w:rsidR="00DE5B33">
        <w:rPr>
          <w:rFonts w:ascii="Times New Roman" w:hAnsi="Times New Roman"/>
        </w:rPr>
        <w:t xml:space="preserve"> precision.</w:t>
      </w:r>
      <w:r>
        <w:rPr>
          <w:rFonts w:ascii="Times New Roman" w:hAnsi="Times New Roman"/>
        </w:rPr>
        <w:t xml:space="preserve"> </w:t>
      </w:r>
      <w:r w:rsidR="00DE5B33">
        <w:rPr>
          <w:rFonts w:ascii="Times New Roman" w:hAnsi="Times New Roman"/>
        </w:rPr>
        <w:t xml:space="preserve">They are also </w:t>
      </w:r>
      <w:r>
        <w:rPr>
          <w:rFonts w:ascii="Times New Roman" w:hAnsi="Times New Roman"/>
        </w:rPr>
        <w:t xml:space="preserve">slower paced, </w:t>
      </w:r>
      <w:r w:rsidR="002A5FFD">
        <w:rPr>
          <w:rFonts w:ascii="Times New Roman" w:hAnsi="Times New Roman"/>
          <w:szCs w:val="24"/>
        </w:rPr>
        <w:t xml:space="preserve">cautious, </w:t>
      </w:r>
      <w:r w:rsidR="00DE5B33">
        <w:rPr>
          <w:rFonts w:ascii="Times New Roman" w:hAnsi="Times New Roman"/>
          <w:szCs w:val="24"/>
        </w:rPr>
        <w:t xml:space="preserve">and tend to </w:t>
      </w:r>
      <w:r w:rsidR="002A5FFD">
        <w:rPr>
          <w:rFonts w:ascii="Times New Roman" w:hAnsi="Times New Roman"/>
          <w:szCs w:val="24"/>
        </w:rPr>
        <w:t>avoid</w:t>
      </w:r>
      <w:r w:rsidRPr="00EE21F9">
        <w:rPr>
          <w:rFonts w:ascii="Times New Roman" w:hAnsi="Times New Roman"/>
          <w:szCs w:val="24"/>
        </w:rPr>
        <w:t xml:space="preserve"> risk</w:t>
      </w:r>
      <w:r w:rsidR="00DE5B33">
        <w:rPr>
          <w:rFonts w:ascii="Times New Roman" w:hAnsi="Times New Roman"/>
          <w:szCs w:val="24"/>
        </w:rPr>
        <w:t>s</w:t>
      </w:r>
      <w:r w:rsidRPr="002713A1">
        <w:rPr>
          <w:rFonts w:ascii="Times New Roman" w:hAnsi="Times New Roman"/>
          <w:szCs w:val="24"/>
        </w:rPr>
        <w:t xml:space="preserve">.  Based on these characteristics, would an </w:t>
      </w:r>
      <w:proofErr w:type="gramStart"/>
      <w:r w:rsidRPr="002713A1">
        <w:rPr>
          <w:rFonts w:ascii="Times New Roman" w:hAnsi="Times New Roman"/>
          <w:szCs w:val="24"/>
        </w:rPr>
        <w:t>options based</w:t>
      </w:r>
      <w:proofErr w:type="gramEnd"/>
      <w:r w:rsidRPr="002713A1">
        <w:rPr>
          <w:rFonts w:ascii="Times New Roman" w:hAnsi="Times New Roman"/>
          <w:szCs w:val="24"/>
        </w:rPr>
        <w:t xml:space="preserve"> strategy that involves big swings in the value of </w:t>
      </w:r>
      <w:r w:rsidR="002A5FFD">
        <w:rPr>
          <w:rFonts w:ascii="Times New Roman" w:hAnsi="Times New Roman"/>
          <w:szCs w:val="24"/>
        </w:rPr>
        <w:t>their</w:t>
      </w:r>
      <w:r w:rsidRPr="002713A1">
        <w:rPr>
          <w:rFonts w:ascii="Times New Roman" w:hAnsi="Times New Roman"/>
          <w:szCs w:val="24"/>
        </w:rPr>
        <w:t xml:space="preserve"> investment be suitable for </w:t>
      </w:r>
      <w:r w:rsidR="002A5FFD">
        <w:rPr>
          <w:rFonts w:ascii="Times New Roman" w:hAnsi="Times New Roman"/>
          <w:szCs w:val="24"/>
        </w:rPr>
        <w:t>them? Of course not.</w:t>
      </w:r>
      <w:r w:rsidRPr="002713A1">
        <w:rPr>
          <w:rFonts w:ascii="Times New Roman" w:hAnsi="Times New Roman"/>
          <w:szCs w:val="24"/>
        </w:rPr>
        <w:t xml:space="preserve"> </w:t>
      </w:r>
      <w:r w:rsidR="00836428">
        <w:rPr>
          <w:rFonts w:ascii="Times New Roman" w:hAnsi="Times New Roman"/>
          <w:szCs w:val="24"/>
        </w:rPr>
        <w:t>Owls</w:t>
      </w:r>
      <w:r w:rsidR="002A5FFD">
        <w:rPr>
          <w:rFonts w:ascii="Times New Roman" w:hAnsi="Times New Roman"/>
          <w:szCs w:val="24"/>
        </w:rPr>
        <w:t xml:space="preserve"> </w:t>
      </w:r>
      <w:r w:rsidRPr="002713A1">
        <w:rPr>
          <w:rFonts w:ascii="Times New Roman" w:hAnsi="Times New Roman"/>
          <w:szCs w:val="24"/>
        </w:rPr>
        <w:t xml:space="preserve">would </w:t>
      </w:r>
      <w:r w:rsidR="00836428">
        <w:rPr>
          <w:rFonts w:ascii="Times New Roman" w:hAnsi="Times New Roman"/>
          <w:szCs w:val="24"/>
        </w:rPr>
        <w:t>feel</w:t>
      </w:r>
      <w:r w:rsidRPr="002713A1">
        <w:rPr>
          <w:rFonts w:ascii="Times New Roman" w:hAnsi="Times New Roman"/>
          <w:szCs w:val="24"/>
        </w:rPr>
        <w:t xml:space="preserve"> more comfortable researching and investing in municipal bonds</w:t>
      </w:r>
      <w:r w:rsidR="00836428">
        <w:rPr>
          <w:rFonts w:ascii="Times New Roman" w:hAnsi="Times New Roman"/>
          <w:szCs w:val="24"/>
        </w:rPr>
        <w:t xml:space="preserve"> or index funds than a volatile options strategy</w:t>
      </w:r>
      <w:r w:rsidRPr="002713A1">
        <w:rPr>
          <w:rFonts w:ascii="Times New Roman" w:hAnsi="Times New Roman"/>
          <w:szCs w:val="24"/>
        </w:rPr>
        <w:t xml:space="preserve">.  Investing is no fun when you can’t sleep comfortably at night, and chances are your frustration will be evident in your returns.  </w:t>
      </w:r>
      <w:r w:rsidR="00836428">
        <w:rPr>
          <w:rFonts w:ascii="Times New Roman" w:hAnsi="Times New Roman"/>
          <w:szCs w:val="24"/>
        </w:rPr>
        <w:t xml:space="preserve">Owls stay up all night </w:t>
      </w:r>
      <w:proofErr w:type="gramStart"/>
      <w:r w:rsidR="00836428">
        <w:rPr>
          <w:rFonts w:ascii="Times New Roman" w:hAnsi="Times New Roman"/>
          <w:szCs w:val="24"/>
        </w:rPr>
        <w:t>to hunt</w:t>
      </w:r>
      <w:proofErr w:type="gramEnd"/>
      <w:r w:rsidR="00836428">
        <w:rPr>
          <w:rFonts w:ascii="Times New Roman" w:hAnsi="Times New Roman"/>
          <w:szCs w:val="24"/>
        </w:rPr>
        <w:t xml:space="preserve">, not </w:t>
      </w:r>
      <w:proofErr w:type="gramStart"/>
      <w:r w:rsidR="00836428">
        <w:rPr>
          <w:rFonts w:ascii="Times New Roman" w:hAnsi="Times New Roman"/>
          <w:szCs w:val="24"/>
        </w:rPr>
        <w:t>to worry</w:t>
      </w:r>
      <w:proofErr w:type="gramEnd"/>
      <w:r w:rsidR="00836428">
        <w:rPr>
          <w:rFonts w:ascii="Times New Roman" w:hAnsi="Times New Roman"/>
          <w:szCs w:val="24"/>
        </w:rPr>
        <w:t xml:space="preserve"> about their investments.</w:t>
      </w:r>
    </w:p>
    <w:p w14:paraId="13FADC08" w14:textId="77777777" w:rsidR="00FE7682" w:rsidRPr="001F35E8" w:rsidRDefault="00FE7682" w:rsidP="00FE7682">
      <w:pPr>
        <w:pStyle w:val="Default"/>
        <w:rPr>
          <w:rFonts w:ascii="Times New Roman" w:hAnsi="Times New Roman"/>
          <w:szCs w:val="24"/>
        </w:rPr>
      </w:pPr>
      <w:r w:rsidRPr="006B39B3">
        <w:rPr>
          <w:rFonts w:ascii="Times New Roman" w:hAnsi="Times New Roman"/>
          <w:szCs w:val="24"/>
        </w:rPr>
        <w:tab/>
        <w:t xml:space="preserve">Just because a slower paced, conservative style works well for </w:t>
      </w:r>
      <w:r w:rsidR="00836428">
        <w:rPr>
          <w:rFonts w:ascii="Times New Roman" w:hAnsi="Times New Roman"/>
          <w:szCs w:val="24"/>
        </w:rPr>
        <w:t>Owls</w:t>
      </w:r>
      <w:r w:rsidRPr="006B39B3">
        <w:rPr>
          <w:rFonts w:ascii="Times New Roman" w:hAnsi="Times New Roman"/>
          <w:szCs w:val="24"/>
        </w:rPr>
        <w:t xml:space="preserve"> doesn’t mean that it will be right for everyone.  Would a similar approach work well </w:t>
      </w:r>
      <w:r w:rsidR="000A5709">
        <w:rPr>
          <w:rFonts w:ascii="Times New Roman" w:hAnsi="Times New Roman"/>
          <w:szCs w:val="24"/>
        </w:rPr>
        <w:t xml:space="preserve">for a </w:t>
      </w:r>
      <w:r w:rsidR="00836428">
        <w:rPr>
          <w:rFonts w:ascii="Times New Roman" w:hAnsi="Times New Roman"/>
          <w:szCs w:val="24"/>
        </w:rPr>
        <w:t>Tiger</w:t>
      </w:r>
      <w:r w:rsidRPr="006B39B3">
        <w:rPr>
          <w:rFonts w:ascii="Times New Roman" w:hAnsi="Times New Roman"/>
          <w:szCs w:val="24"/>
        </w:rPr>
        <w:t xml:space="preserve">?  Someone who is risky, fast paced, and </w:t>
      </w:r>
      <w:r w:rsidR="00836428">
        <w:rPr>
          <w:rFonts w:ascii="Times New Roman" w:hAnsi="Times New Roman"/>
          <w:szCs w:val="24"/>
        </w:rPr>
        <w:t>not detail oriented</w:t>
      </w:r>
      <w:r w:rsidRPr="006B39B3">
        <w:rPr>
          <w:rFonts w:ascii="Times New Roman" w:hAnsi="Times New Roman"/>
          <w:szCs w:val="24"/>
        </w:rPr>
        <w:t xml:space="preserve"> would find </w:t>
      </w:r>
      <w:r w:rsidR="00836428">
        <w:rPr>
          <w:rFonts w:ascii="Times New Roman" w:hAnsi="Times New Roman"/>
          <w:szCs w:val="24"/>
        </w:rPr>
        <w:t>an Owl’s</w:t>
      </w:r>
      <w:r w:rsidRPr="006B39B3">
        <w:rPr>
          <w:rFonts w:ascii="Times New Roman" w:hAnsi="Times New Roman"/>
          <w:szCs w:val="24"/>
        </w:rPr>
        <w:t xml:space="preserve"> approach to investing boring and unchallenging.  </w:t>
      </w:r>
      <w:r w:rsidR="00836428">
        <w:rPr>
          <w:rFonts w:ascii="Times New Roman" w:hAnsi="Times New Roman"/>
          <w:szCs w:val="24"/>
        </w:rPr>
        <w:t>A Tiger</w:t>
      </w:r>
      <w:r w:rsidRPr="006B39B3">
        <w:rPr>
          <w:rFonts w:ascii="Times New Roman" w:hAnsi="Times New Roman"/>
          <w:szCs w:val="24"/>
        </w:rPr>
        <w:t xml:space="preserve"> would probably prefer the rapid price swings of emerging markets or growth sto</w:t>
      </w:r>
      <w:r w:rsidRPr="001F35E8">
        <w:rPr>
          <w:rFonts w:ascii="Times New Roman" w:hAnsi="Times New Roman"/>
          <w:szCs w:val="24"/>
        </w:rPr>
        <w:t xml:space="preserve">cks.   </w:t>
      </w:r>
    </w:p>
    <w:p w14:paraId="19D7E784" w14:textId="77777777" w:rsidR="00FE7682" w:rsidRDefault="00FE7682" w:rsidP="002363A9">
      <w:pPr>
        <w:ind w:firstLine="720"/>
      </w:pPr>
      <w:r w:rsidRPr="001F35E8">
        <w:rPr>
          <w:bCs/>
        </w:rPr>
        <w:t>The chart below</w:t>
      </w:r>
      <w:r w:rsidRPr="001F35E8">
        <w:t xml:space="preserve"> is designed to help you identify what styles of investing </w:t>
      </w:r>
      <w:r w:rsidRPr="001F35E8">
        <w:rPr>
          <w:bCs/>
        </w:rPr>
        <w:t>will</w:t>
      </w:r>
      <w:r w:rsidRPr="00884B3A">
        <w:t xml:space="preserve"> fit best with your personality.  </w:t>
      </w:r>
      <w:r w:rsidRPr="00312CFB">
        <w:rPr>
          <w:bCs/>
        </w:rPr>
        <w:t>It’s important to remember no on</w:t>
      </w:r>
      <w:r w:rsidR="00836428">
        <w:rPr>
          <w:bCs/>
        </w:rPr>
        <w:t>e person is 100% Bull or Owl – w</w:t>
      </w:r>
      <w:r w:rsidRPr="00312CFB">
        <w:rPr>
          <w:bCs/>
        </w:rPr>
        <w:t>e are all a mixture; we are all B.O.L.T.s</w:t>
      </w:r>
      <w:r w:rsidRPr="009B153C">
        <w:t xml:space="preserve">.  This means that no one style of investing </w:t>
      </w:r>
      <w:r w:rsidRPr="009B153C">
        <w:rPr>
          <w:bCs/>
        </w:rPr>
        <w:t>will be a completely perfect fit for its corresponding personality</w:t>
      </w:r>
      <w:r w:rsidRPr="00C35B2F">
        <w:t xml:space="preserve">.  </w:t>
      </w:r>
      <w:r w:rsidR="00836428">
        <w:rPr>
          <w:bCs/>
        </w:rPr>
        <w:t>C</w:t>
      </w:r>
      <w:r w:rsidRPr="00C35B2F">
        <w:rPr>
          <w:bCs/>
        </w:rPr>
        <w:t>onsider</w:t>
      </w:r>
      <w:r w:rsidRPr="00735077">
        <w:t xml:space="preserve"> this </w:t>
      </w:r>
      <w:proofErr w:type="gramStart"/>
      <w:r w:rsidRPr="00735077">
        <w:t>as a way to</w:t>
      </w:r>
      <w:proofErr w:type="gramEnd"/>
      <w:r w:rsidRPr="00735077">
        <w:t xml:space="preserve"> guide yourself toward a style that will increase your probability of being able to sleep at night while maximizing your investment opportunity.</w:t>
      </w:r>
    </w:p>
    <w:p w14:paraId="0AD966CF" w14:textId="77777777" w:rsidR="002363A9" w:rsidRDefault="002363A9" w:rsidP="002363A9">
      <w:pPr>
        <w:ind w:firstLine="720"/>
      </w:pPr>
    </w:p>
    <w:p w14:paraId="5149BAFC" w14:textId="77777777" w:rsidR="00FE7682" w:rsidRDefault="00FE7682" w:rsidP="00FE7682">
      <w:pPr>
        <w:ind w:firstLine="720"/>
      </w:pPr>
      <w:r>
        <w:rPr>
          <w:noProof/>
        </w:rPr>
        <w:lastRenderedPageBreak/>
        <w:drawing>
          <wp:inline distT="0" distB="0" distL="0" distR="0" wp14:anchorId="70FFB4BE" wp14:editId="1CC5C89F">
            <wp:extent cx="4686300" cy="5232400"/>
            <wp:effectExtent l="0" t="0" r="0" b="0"/>
            <wp:docPr id="127" name="Picture 127" descr="BOLT Chart and paragrap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descr="BOLT Chart and paragraphs"/>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686300" cy="5232400"/>
                    </a:xfrm>
                    <a:prstGeom prst="rect">
                      <a:avLst/>
                    </a:prstGeom>
                    <a:noFill/>
                    <a:ln>
                      <a:noFill/>
                    </a:ln>
                  </pic:spPr>
                </pic:pic>
              </a:graphicData>
            </a:graphic>
          </wp:inline>
        </w:drawing>
      </w:r>
    </w:p>
    <w:p w14:paraId="149740B3" w14:textId="77777777" w:rsidR="00FE7682" w:rsidRDefault="00FE7682" w:rsidP="00FE7682">
      <w:pPr>
        <w:ind w:firstLine="720"/>
      </w:pPr>
    </w:p>
    <w:p w14:paraId="0999BCC4" w14:textId="77777777" w:rsidR="00FE7682" w:rsidRDefault="00FE7682" w:rsidP="00FE7682">
      <w:pPr>
        <w:ind w:firstLine="720"/>
      </w:pPr>
    </w:p>
    <w:p w14:paraId="69EB6558" w14:textId="77777777" w:rsidR="00FE7682" w:rsidRPr="00061A80" w:rsidRDefault="00FE7682" w:rsidP="00FE7682">
      <w:r>
        <w:tab/>
      </w:r>
      <w:r w:rsidRPr="00061A80">
        <w:rPr>
          <w:bCs/>
        </w:rPr>
        <w:t>Let’s start with the top</w:t>
      </w:r>
      <w:r w:rsidRPr="00061A80">
        <w:t xml:space="preserve"> </w:t>
      </w:r>
      <w:r w:rsidRPr="00061A80">
        <w:rPr>
          <w:bCs/>
        </w:rPr>
        <w:t xml:space="preserve">left </w:t>
      </w:r>
      <w:r w:rsidRPr="00061A80">
        <w:t>quadrant marked Owl.  We know Owls are contained</w:t>
      </w:r>
      <w:r w:rsidR="002B108D">
        <w:t>,</w:t>
      </w:r>
      <w:r w:rsidRPr="00061A80">
        <w:t xml:space="preserve"> reserved, </w:t>
      </w:r>
      <w:r w:rsidRPr="00061A80">
        <w:rPr>
          <w:bCs/>
        </w:rPr>
        <w:t>logical,</w:t>
      </w:r>
      <w:r w:rsidRPr="00061A80">
        <w:t xml:space="preserve"> </w:t>
      </w:r>
      <w:r w:rsidR="002B108D">
        <w:t xml:space="preserve">and detailed.  They are also </w:t>
      </w:r>
      <w:r w:rsidRPr="00061A80">
        <w:t xml:space="preserve">slower paced, less competitive, cautious, </w:t>
      </w:r>
      <w:r w:rsidR="002B108D">
        <w:rPr>
          <w:bCs/>
        </w:rPr>
        <w:t>and risk adverse</w:t>
      </w:r>
      <w:r w:rsidRPr="00061A80">
        <w:t>.  Based on these characteristics, an Owl would find the precise, structured, process</w:t>
      </w:r>
      <w:r w:rsidRPr="00061A80">
        <w:rPr>
          <w:bCs/>
        </w:rPr>
        <w:t>-</w:t>
      </w:r>
      <w:r w:rsidRPr="00061A80">
        <w:t>driven aspect of technical trading appealing.  The slow, steady appreciation of long-term value stocks would also be an appealing aspect to a low risk, low volatility personality.  A market</w:t>
      </w:r>
      <w:r w:rsidRPr="00061A80">
        <w:rPr>
          <w:bCs/>
        </w:rPr>
        <w:t>-</w:t>
      </w:r>
      <w:r w:rsidRPr="00061A80">
        <w:t>neutral strategy, although challenging, could also be used to reduce volatility.</w:t>
      </w:r>
    </w:p>
    <w:p w14:paraId="069BDF60" w14:textId="77777777" w:rsidR="00FE7682" w:rsidRPr="00061A80" w:rsidRDefault="00FE7682" w:rsidP="00FE7682">
      <w:r w:rsidRPr="00061A80">
        <w:t>       Moving on to the Bulls, we know they are logical, proof seekin</w:t>
      </w:r>
      <w:r w:rsidR="002B108D">
        <w:t xml:space="preserve">g, precise, and a clock-watcher.  They are also </w:t>
      </w:r>
      <w:proofErr w:type="gramStart"/>
      <w:r w:rsidRPr="00061A80">
        <w:t>fast paced</w:t>
      </w:r>
      <w:proofErr w:type="gramEnd"/>
      <w:r w:rsidRPr="00061A80">
        <w:t xml:space="preserve">, competitive, assertive, </w:t>
      </w:r>
      <w:proofErr w:type="gramStart"/>
      <w:r w:rsidRPr="00061A80">
        <w:t>risk seeking</w:t>
      </w:r>
      <w:proofErr w:type="gramEnd"/>
      <w:r w:rsidRPr="00061A80">
        <w:t>, and impatie</w:t>
      </w:r>
      <w:r w:rsidR="002B108D">
        <w:t>nt</w:t>
      </w:r>
      <w:r w:rsidRPr="00061A80">
        <w:t xml:space="preserve">.   A strategy like technical trading would probably drive a Bull a little crazy considering the </w:t>
      </w:r>
      <w:r w:rsidRPr="00061A80">
        <w:lastRenderedPageBreak/>
        <w:t xml:space="preserve">attention to detail required to execute.  They would rather look at investing on a macro level, which would cater toward their love of the bottom line and logical though process.  They would also enjoy the level of risk and decisive nature of short selling since it requires a simple and definitive position </w:t>
      </w:r>
      <w:proofErr w:type="gramStart"/>
      <w:r w:rsidRPr="00061A80">
        <w:t>on</w:t>
      </w:r>
      <w:proofErr w:type="gramEnd"/>
      <w:r w:rsidRPr="00061A80">
        <w:t xml:space="preserve"> a company.</w:t>
      </w:r>
    </w:p>
    <w:p w14:paraId="24D529C3" w14:textId="77777777" w:rsidR="00FE7682" w:rsidRPr="00061A80" w:rsidRDefault="00FE7682" w:rsidP="00FE7682">
      <w:r w:rsidRPr="00061A80">
        <w:t xml:space="preserve">       </w:t>
      </w:r>
      <w:r w:rsidR="002B108D">
        <w:t xml:space="preserve">Now </w:t>
      </w:r>
      <w:proofErr w:type="spellStart"/>
      <w:proofErr w:type="gramStart"/>
      <w:r w:rsidR="002B108D">
        <w:t>lets</w:t>
      </w:r>
      <w:proofErr w:type="spellEnd"/>
      <w:proofErr w:type="gramEnd"/>
      <w:r w:rsidR="002B108D">
        <w:t xml:space="preserve"> look at the Tigers.  They are</w:t>
      </w:r>
      <w:r w:rsidRPr="00061A80">
        <w:t xml:space="preserve"> intuitive, flexible, non-detail oriented, and </w:t>
      </w:r>
      <w:r w:rsidRPr="00061A80">
        <w:rPr>
          <w:bCs/>
        </w:rPr>
        <w:t>easily interested</w:t>
      </w:r>
      <w:r w:rsidRPr="00061A80">
        <w:t xml:space="preserve">.  Based on these characteristics, a Tiger would be drawn to both emerging markets and special situations.  </w:t>
      </w:r>
      <w:r w:rsidR="002B108D">
        <w:t>T</w:t>
      </w:r>
      <w:r w:rsidRPr="00061A80">
        <w:t xml:space="preserve">igers like to be entertained and go with their </w:t>
      </w:r>
      <w:proofErr w:type="gramStart"/>
      <w:r w:rsidRPr="00061A80">
        <w:t>gut</w:t>
      </w:r>
      <w:proofErr w:type="gramEnd"/>
      <w:r w:rsidR="002B108D">
        <w:t>.</w:t>
      </w:r>
      <w:r w:rsidRPr="00061A80">
        <w:t xml:space="preserve">  </w:t>
      </w:r>
      <w:r w:rsidR="00AA3657">
        <w:t xml:space="preserve">They like the </w:t>
      </w:r>
      <w:proofErr w:type="gramStart"/>
      <w:r w:rsidRPr="00061A80">
        <w:t>fast paced</w:t>
      </w:r>
      <w:proofErr w:type="gramEnd"/>
      <w:r w:rsidRPr="00061A80">
        <w:t>, r</w:t>
      </w:r>
      <w:r w:rsidR="00AA3657">
        <w:t>isky nature of these investment classes.  The next hot IPO would be appealing to a Tiger.</w:t>
      </w:r>
    </w:p>
    <w:p w14:paraId="20AFE70C" w14:textId="77777777" w:rsidR="00FE7682" w:rsidRDefault="00AA3657" w:rsidP="00FE7682">
      <w:r>
        <w:t xml:space="preserve">       </w:t>
      </w:r>
      <w:proofErr w:type="gramStart"/>
      <w:r>
        <w:t>Last</w:t>
      </w:r>
      <w:proofErr w:type="gramEnd"/>
      <w:r>
        <w:t xml:space="preserve"> we have the Lambs.</w:t>
      </w:r>
      <w:r w:rsidR="00FE7682" w:rsidRPr="00061A80">
        <w:t xml:space="preserve"> </w:t>
      </w:r>
      <w:r>
        <w:t xml:space="preserve">  The most </w:t>
      </w:r>
      <w:r w:rsidR="00FE7682" w:rsidRPr="00061A80">
        <w:rPr>
          <w:bCs/>
        </w:rPr>
        <w:t xml:space="preserve">important </w:t>
      </w:r>
      <w:r w:rsidRPr="00061A80">
        <w:rPr>
          <w:bCs/>
        </w:rPr>
        <w:t>t</w:t>
      </w:r>
      <w:r>
        <w:rPr>
          <w:bCs/>
        </w:rPr>
        <w:t>hing f</w:t>
      </w:r>
      <w:r w:rsidR="00FE7682" w:rsidRPr="00061A80">
        <w:rPr>
          <w:bCs/>
        </w:rPr>
        <w:t>or them</w:t>
      </w:r>
      <w:r w:rsidR="00FE7682" w:rsidRPr="00061A80">
        <w:t xml:space="preserve"> is to avoid risk.  </w:t>
      </w:r>
      <w:proofErr w:type="gramStart"/>
      <w:r w:rsidR="00FE7682" w:rsidRPr="00061A80">
        <w:rPr>
          <w:bCs/>
        </w:rPr>
        <w:t>Consequently</w:t>
      </w:r>
      <w:proofErr w:type="gramEnd"/>
      <w:r w:rsidR="00FE7682" w:rsidRPr="00061A80">
        <w:t xml:space="preserve"> they move at a slower pace, </w:t>
      </w:r>
      <w:r w:rsidR="00FE7682" w:rsidRPr="00061A80">
        <w:rPr>
          <w:bCs/>
        </w:rPr>
        <w:t>aren’t as detail oriented as Owls</w:t>
      </w:r>
      <w:r>
        <w:rPr>
          <w:bCs/>
        </w:rPr>
        <w:t>,</w:t>
      </w:r>
      <w:r w:rsidR="00FE7682" w:rsidRPr="00061A80">
        <w:t xml:space="preserve"> and are intuitive like Tigers.  Lambs want to shy away from volatile, complex investments that appeal to someone with a more </w:t>
      </w:r>
      <w:r w:rsidR="00E33C01">
        <w:t>aggressive</w:t>
      </w:r>
      <w:r w:rsidR="00FE7682" w:rsidRPr="00061A80">
        <w:t xml:space="preserve"> nature. Exchange Traded Funds are a good solution for Lambs</w:t>
      </w:r>
      <w:r w:rsidR="00E33C01">
        <w:t>.</w:t>
      </w:r>
      <w:r w:rsidR="00FE7682" w:rsidRPr="00061A80">
        <w:t xml:space="preserve"> </w:t>
      </w:r>
      <w:r w:rsidR="00E33C01">
        <w:t>They provide</w:t>
      </w:r>
      <w:r w:rsidR="00FE7682" w:rsidRPr="00061A80">
        <w:t xml:space="preserve"> exposure to</w:t>
      </w:r>
      <w:r w:rsidR="00E33C01">
        <w:t xml:space="preserve"> the market without the risk of individual stock selection. </w:t>
      </w:r>
      <w:r w:rsidR="00FE7682" w:rsidRPr="00061A80">
        <w:t xml:space="preserve">Growth </w:t>
      </w:r>
      <w:r w:rsidR="00E33C01">
        <w:t>funds</w:t>
      </w:r>
      <w:r w:rsidR="00FE7682" w:rsidRPr="00061A80">
        <w:t xml:space="preserve"> are also appealing based on their longer-term time horizon and </w:t>
      </w:r>
      <w:r w:rsidR="00E33C01">
        <w:t>diversification</w:t>
      </w:r>
      <w:r w:rsidR="00FE7682" w:rsidRPr="00061A80">
        <w:t>.  This also applies t</w:t>
      </w:r>
      <w:r w:rsidR="00E33C01">
        <w:t>o growth and income investments.</w:t>
      </w:r>
      <w:r w:rsidR="00FE7682" w:rsidRPr="00061A80">
        <w:t xml:space="preserve"> </w:t>
      </w:r>
      <w:r w:rsidR="00E33C01">
        <w:t>T</w:t>
      </w:r>
      <w:r w:rsidR="00FE7682" w:rsidRPr="00061A80">
        <w:t>hey provide both immediate income and opportunity for appreciation at the same time. </w:t>
      </w:r>
    </w:p>
    <w:p w14:paraId="173F7C99" w14:textId="77777777" w:rsidR="00686A23" w:rsidRDefault="000A5709" w:rsidP="00072DC9">
      <w:r>
        <w:tab/>
        <w:t xml:space="preserve">A final thought on investing and personality styles.  Just as a committee benefits from </w:t>
      </w:r>
      <w:r w:rsidR="00E33C01">
        <w:t>multiple perspectives</w:t>
      </w:r>
      <w:r>
        <w:t>, investors can also gain from sound strategies that might not feel natural</w:t>
      </w:r>
      <w:r w:rsidR="00E33C01">
        <w:t xml:space="preserve"> at first.  </w:t>
      </w:r>
      <w:r>
        <w:t>An in</w:t>
      </w:r>
      <w:r w:rsidR="00E33C01">
        <w:t>vestor who’s a T</w:t>
      </w:r>
      <w:r>
        <w:t xml:space="preserve">iger might avoid major losses if his advisor offers an </w:t>
      </w:r>
      <w:r w:rsidR="00E33C01">
        <w:t>O</w:t>
      </w:r>
      <w:r>
        <w:t xml:space="preserve">wlish point of view.  And an investor who’s an </w:t>
      </w:r>
      <w:r w:rsidR="00E33C01">
        <w:t>O</w:t>
      </w:r>
      <w:r>
        <w:t xml:space="preserve">wl could be missing out on potential large gains that a </w:t>
      </w:r>
      <w:r w:rsidR="001A46D9">
        <w:t>T</w:t>
      </w:r>
      <w:r>
        <w:t xml:space="preserve">iger advisor might </w:t>
      </w:r>
      <w:r w:rsidR="001A46D9">
        <w:t>offer</w:t>
      </w:r>
      <w:r>
        <w:t>.  W</w:t>
      </w:r>
      <w:r w:rsidR="001A46D9">
        <w:t>e tend to be creatures of habit.</w:t>
      </w:r>
      <w:r>
        <w:t xml:space="preserve"> </w:t>
      </w:r>
      <w:r w:rsidR="001A46D9">
        <w:t>A</w:t>
      </w:r>
      <w:r>
        <w:t xml:space="preserve"> change of habit can be a profitable move, especially when it’s based on sound and proven investment strategy.</w:t>
      </w:r>
    </w:p>
    <w:p w14:paraId="799BA6C3" w14:textId="77777777" w:rsidR="00362C76" w:rsidRPr="000D0C39" w:rsidRDefault="00362C76" w:rsidP="00362C76">
      <w:pPr>
        <w:pStyle w:val="Heading1"/>
      </w:pPr>
      <w:bookmarkStart w:id="50" w:name="_TOC91841"/>
      <w:bookmarkStart w:id="51" w:name="TOC130465429"/>
      <w:bookmarkStart w:id="52" w:name="_Toc196105758"/>
      <w:bookmarkStart w:id="53" w:name="_Toc194053635"/>
      <w:bookmarkStart w:id="54" w:name="_Toc194485732"/>
      <w:bookmarkStart w:id="55" w:name="_Toc194489522"/>
      <w:bookmarkStart w:id="56" w:name="_Toc194490420"/>
      <w:bookmarkEnd w:id="50"/>
      <w:bookmarkEnd w:id="51"/>
      <w:r>
        <w:t xml:space="preserve">Two </w:t>
      </w:r>
      <w:r w:rsidR="004141CE">
        <w:t>F</w:t>
      </w:r>
      <w:r>
        <w:t xml:space="preserve">amous </w:t>
      </w:r>
      <w:r w:rsidR="004141CE">
        <w:t>I</w:t>
      </w:r>
      <w:r w:rsidR="00BB7A42">
        <w:t>nvestors –</w:t>
      </w:r>
      <w:r w:rsidR="004141CE">
        <w:t xml:space="preserve"> T</w:t>
      </w:r>
      <w:r w:rsidR="00BB7A42">
        <w:t xml:space="preserve">wo </w:t>
      </w:r>
      <w:r w:rsidR="004141CE">
        <w:t>D</w:t>
      </w:r>
      <w:r w:rsidR="00BB7A42">
        <w:t xml:space="preserve">ifferent </w:t>
      </w:r>
      <w:r w:rsidR="004141CE">
        <w:t>S</w:t>
      </w:r>
      <w:r w:rsidR="000F0688">
        <w:t>tyles</w:t>
      </w:r>
      <w:bookmarkEnd w:id="52"/>
      <w:r>
        <w:t xml:space="preserve"> </w:t>
      </w:r>
    </w:p>
    <w:p w14:paraId="635974FC" w14:textId="77777777" w:rsidR="00362C76" w:rsidRDefault="00362C76" w:rsidP="00362C76">
      <w:pPr>
        <w:pStyle w:val="Normal1"/>
      </w:pPr>
    </w:p>
    <w:p w14:paraId="79E9C1FB" w14:textId="77777777" w:rsidR="00770F63" w:rsidRDefault="00CE2C06" w:rsidP="00770F63">
      <w:pPr>
        <w:ind w:firstLine="720"/>
      </w:pPr>
      <w:r>
        <w:t xml:space="preserve">So now that you’re ready to put the most profitable style into action and start making some money, stop and ask </w:t>
      </w:r>
      <w:proofErr w:type="gramStart"/>
      <w:r>
        <w:t>yourself  “</w:t>
      </w:r>
      <w:proofErr w:type="gramEnd"/>
      <w:r>
        <w:t xml:space="preserve">so what style works best”?  </w:t>
      </w:r>
      <w:proofErr w:type="gramStart"/>
      <w:r>
        <w:t>Can’t</w:t>
      </w:r>
      <w:proofErr w:type="gramEnd"/>
      <w:r>
        <w:t xml:space="preserve"> think of an easy answer?  Good, because there isn’t one.  No one style is inherently better or more profitable than the other.  The success of your investment situations is derived from your ability to maximize the effectiveness of each style</w:t>
      </w:r>
      <w:r w:rsidR="00997F46">
        <w:t xml:space="preserve">, not picking the style that seems to be in favor </w:t>
      </w:r>
      <w:proofErr w:type="gramStart"/>
      <w:r w:rsidR="00997F46">
        <w:t>at the moment</w:t>
      </w:r>
      <w:proofErr w:type="gramEnd"/>
      <w:r w:rsidR="00997F46">
        <w:t xml:space="preserve">.  </w:t>
      </w:r>
    </w:p>
    <w:p w14:paraId="17C3C39B" w14:textId="77777777" w:rsidR="004141CE" w:rsidRPr="00770F63" w:rsidRDefault="00997F46" w:rsidP="00770F63">
      <w:pPr>
        <w:ind w:firstLine="720"/>
      </w:pPr>
      <w:r>
        <w:t xml:space="preserve">For example, </w:t>
      </w:r>
      <w:proofErr w:type="spellStart"/>
      <w:proofErr w:type="gramStart"/>
      <w:r>
        <w:t>lets</w:t>
      </w:r>
      <w:proofErr w:type="spellEnd"/>
      <w:proofErr w:type="gramEnd"/>
      <w:r>
        <w:t xml:space="preserve"> say you take two opposite personalities: Jen, has happily worked as an assistant librarian for the past 14 years and </w:t>
      </w:r>
      <w:r w:rsidR="00F74706">
        <w:t>Don</w:t>
      </w:r>
      <w:r>
        <w:t xml:space="preserve">, </w:t>
      </w:r>
      <w:r w:rsidR="00F74706">
        <w:t xml:space="preserve">a </w:t>
      </w:r>
      <w:proofErr w:type="gramStart"/>
      <w:r w:rsidR="00F74706">
        <w:t>22 year</w:t>
      </w:r>
      <w:proofErr w:type="gramEnd"/>
      <w:r w:rsidR="00F74706">
        <w:t xml:space="preserve"> veteran sergeant of the Baltimore City Police Department</w:t>
      </w:r>
      <w:r>
        <w:t>.  Can you tell which categories these two individuals fall under?  Good.</w:t>
      </w:r>
      <w:r w:rsidR="003A710D">
        <w:t xml:space="preserve">  Now picture a market that’s been on a</w:t>
      </w:r>
      <w:r w:rsidR="00B83DBA">
        <w:t xml:space="preserve"> bull </w:t>
      </w:r>
      <w:r w:rsidR="003A710D">
        <w:t xml:space="preserve">run for several months, seemingly unable to correct downward for more than a day at a time.  People are wary, even looking for </w:t>
      </w:r>
      <w:r w:rsidR="003A710D">
        <w:lastRenderedPageBreak/>
        <w:t>a large sell-off looming in the not-so-distant future.  Seems like a perfect scenario for a short seller, right?  While the economic environment might completely cater to Don’s bullish persona, think of what would happen if a lamb like</w:t>
      </w:r>
      <w:r w:rsidR="00770F63">
        <w:t xml:space="preserve"> Jen decided to change her strategy.  Who knows the extent of the outcome, but I can almost guarantee that </w:t>
      </w:r>
      <w:r w:rsidR="00770F63" w:rsidRPr="00770F63">
        <w:rPr>
          <w:i/>
        </w:rPr>
        <w:t>many</w:t>
      </w:r>
      <w:r w:rsidR="00770F63">
        <w:rPr>
          <w:i/>
        </w:rPr>
        <w:t xml:space="preserve"> </w:t>
      </w:r>
      <w:r w:rsidR="00770F63">
        <w:t>stressful, sleepless nights will ensue.</w:t>
      </w:r>
    </w:p>
    <w:p w14:paraId="4C33C9E1" w14:textId="77777777" w:rsidR="00362C76" w:rsidRDefault="004141CE" w:rsidP="00CE2C06">
      <w:pPr>
        <w:ind w:firstLine="720"/>
      </w:pPr>
      <w:r>
        <w:t xml:space="preserve"> </w:t>
      </w:r>
      <w:r w:rsidR="00362C76">
        <w:t xml:space="preserve">In many ways you won’t find two </w:t>
      </w:r>
      <w:proofErr w:type="gramStart"/>
      <w:r w:rsidR="00362C76">
        <w:t>polar opposites</w:t>
      </w:r>
      <w:proofErr w:type="gramEnd"/>
      <w:r w:rsidR="00362C76">
        <w:t xml:space="preserve"> of talent than Peter Lynch and Warren Buffett.  Buffett invests in a concentrated way</w:t>
      </w:r>
      <w:r w:rsidR="00CE2C06">
        <w:t>,</w:t>
      </w:r>
      <w:r w:rsidR="00362C76">
        <w:t xml:space="preserve"> often saying things like the odds of your tenth best idea being as good as your first is low.  Or you should treat investing as if you had a punch card and you could only put so many holes in it and when you used it up, it was gone.  Lynch invested in hundreds of stocks and liked to visit the </w:t>
      </w:r>
      <w:r w:rsidR="00CE2C06">
        <w:t>physical locations</w:t>
      </w:r>
      <w:r w:rsidR="00362C76">
        <w:t xml:space="preserve"> and kick the tires.  Buffett is famous for staying home in Omaha.  But when I go over many of these items on Lynch’s checklist, it seems like vintage Buffett.  Dull, uninteresting, people </w:t>
      </w:r>
      <w:proofErr w:type="gramStart"/>
      <w:r w:rsidR="00362C76">
        <w:t>have to</w:t>
      </w:r>
      <w:proofErr w:type="gramEnd"/>
      <w:r w:rsidR="00362C76">
        <w:t xml:space="preserve"> keep buying it, the company is buying back shares are all things Buffett could have written.   Their returns </w:t>
      </w:r>
      <w:proofErr w:type="spellStart"/>
      <w:proofErr w:type="gramStart"/>
      <w:r w:rsidR="00362C76">
        <w:t>through out</w:t>
      </w:r>
      <w:proofErr w:type="spellEnd"/>
      <w:proofErr w:type="gramEnd"/>
      <w:r w:rsidR="00362C76">
        <w:t xml:space="preserve"> a comparable </w:t>
      </w:r>
      <w:proofErr w:type="gramStart"/>
      <w:r w:rsidR="00362C76">
        <w:t>period of time</w:t>
      </w:r>
      <w:proofErr w:type="gramEnd"/>
      <w:r w:rsidR="00362C76">
        <w:t xml:space="preserve"> were also similar. From 1977 until 1990, the Magellan fund averaged a 29.2% return.  During the same period, Buffett’s investing vehicle, Berkshire Hathaway averaged 20.06%.  Two different investors but similar results produced by two different plans with much in common.  </w:t>
      </w:r>
    </w:p>
    <w:p w14:paraId="79D49BE5" w14:textId="77777777" w:rsidR="00362C76" w:rsidRDefault="00362C76" w:rsidP="007756BD">
      <w:r>
        <w:tab/>
        <w:t xml:space="preserve">The most striking thing about both investors and their approach to the game of investing is that it keeps changing and is far more complex than meets the eye.  The Magellan Fund has never been as strong and consistent a performer after Peter Lynch left the helm.  There are many postulates as to why this is the case.  I am going to introduce a new one.  Few believe Berkshire will be the same after Buffett.  In </w:t>
      </w:r>
      <w:proofErr w:type="gramStart"/>
      <w:r>
        <w:t>fact</w:t>
      </w:r>
      <w:proofErr w:type="gramEnd"/>
      <w:r>
        <w:t xml:space="preserve"> those trying to imitate Buffett’s style now have paled in comparison.  I believe that just like the two investors shared some things in common, one thing they shared that the market has failed to appreciate is that both investors constantly changed, they evolved and their styles of investing encompassed </w:t>
      </w:r>
      <w:proofErr w:type="gramStart"/>
      <w:r>
        <w:t>many and</w:t>
      </w:r>
      <w:proofErr w:type="gramEnd"/>
      <w:r>
        <w:t xml:space="preserve"> broad asset classes.  Buffett has bought everything from blue chip consumer stocks to junk bonds to even writing massive amounts of index puts.  Peter Lynch bought it all: slow growers, fast growers, stalwarts, cyclical, asset plays and turnarounds.  Even though he owned hundreds of stocks in the Magellan fund, he maintained a plan.   </w:t>
      </w:r>
    </w:p>
    <w:p w14:paraId="6C6D9441" w14:textId="77777777" w:rsidR="00362C76" w:rsidRDefault="00362C76" w:rsidP="00362C76"/>
    <w:p w14:paraId="42DD6964" w14:textId="77777777" w:rsidR="00277884" w:rsidRDefault="00362C76" w:rsidP="00277884">
      <w:pPr>
        <w:pStyle w:val="Normal1"/>
      </w:pPr>
      <w:r>
        <w:tab/>
      </w:r>
      <w:r w:rsidR="00277884">
        <w:t xml:space="preserve"> Peter Lynch’s philosophy can be broken down into five lessons to live by, and can be applied to almost any strategy you decide to trade with:</w:t>
      </w:r>
    </w:p>
    <w:p w14:paraId="4320EAD5" w14:textId="77777777" w:rsidR="00277884" w:rsidRDefault="00277884" w:rsidP="00277884">
      <w:pPr>
        <w:pStyle w:val="Normal1"/>
      </w:pPr>
    </w:p>
    <w:p w14:paraId="60DDCE7C" w14:textId="77777777" w:rsidR="00277884" w:rsidRDefault="00277884" w:rsidP="00277884">
      <w:pPr>
        <w:pStyle w:val="Normal1"/>
      </w:pPr>
      <w:r>
        <w:rPr>
          <w:b/>
        </w:rPr>
        <w:t xml:space="preserve">Invest In What You Know- </w:t>
      </w:r>
      <w:r>
        <w:t xml:space="preserve">Peter is obviously a strong proponent of investing in companies you know and understand.  The closer you can put yourself to the information source, the further ahead you are of the Wall Street analysts who drive the market.  Analysts </w:t>
      </w:r>
      <w:proofErr w:type="gramStart"/>
      <w:r>
        <w:t>have to</w:t>
      </w:r>
      <w:proofErr w:type="gramEnd"/>
      <w:r>
        <w:t xml:space="preserve"> wait for opportunity to show </w:t>
      </w:r>
      <w:proofErr w:type="gramStart"/>
      <w:r>
        <w:t>itself</w:t>
      </w:r>
      <w:proofErr w:type="gramEnd"/>
      <w:r>
        <w:t xml:space="preserve"> in the numbers, so be ahead of the numbers.</w:t>
      </w:r>
    </w:p>
    <w:p w14:paraId="38475479" w14:textId="77777777" w:rsidR="00277884" w:rsidRDefault="00277884" w:rsidP="00277884">
      <w:pPr>
        <w:pStyle w:val="Normal1"/>
      </w:pPr>
    </w:p>
    <w:p w14:paraId="23806F3D" w14:textId="77777777" w:rsidR="00277884" w:rsidRDefault="00277884" w:rsidP="00277884">
      <w:pPr>
        <w:pStyle w:val="Normal1"/>
      </w:pPr>
      <w:r>
        <w:rPr>
          <w:b/>
        </w:rPr>
        <w:lastRenderedPageBreak/>
        <w:t xml:space="preserve">Can You Explain What You Are </w:t>
      </w:r>
      <w:proofErr w:type="gramStart"/>
      <w:r>
        <w:rPr>
          <w:b/>
        </w:rPr>
        <w:t>Buying?-</w:t>
      </w:r>
      <w:proofErr w:type="gramEnd"/>
      <w:r>
        <w:t xml:space="preserve"> Just like when you pick a strategy, you need to understand how the process works.  If you can’t explain how a company makes money, then you aren’t following the first rule of investing in what you know.  And if you are going to invest in what you don’t know, you might as well be buying lottery tickets.</w:t>
      </w:r>
    </w:p>
    <w:p w14:paraId="1138435E" w14:textId="77777777" w:rsidR="00277884" w:rsidRDefault="00277884" w:rsidP="00277884">
      <w:pPr>
        <w:pStyle w:val="Normal1"/>
      </w:pPr>
    </w:p>
    <w:p w14:paraId="367D1636" w14:textId="77777777" w:rsidR="00277884" w:rsidRDefault="00277884" w:rsidP="00277884">
      <w:pPr>
        <w:pStyle w:val="Normal1"/>
      </w:pPr>
      <w:r>
        <w:rPr>
          <w:b/>
        </w:rPr>
        <w:t xml:space="preserve">Don’t Waste Time Predicting Things You Cannot Control- </w:t>
      </w:r>
      <w:r>
        <w:t xml:space="preserve">The investment world is flush with some of the brightest, most intelligent minds in the world.  Unless you think you’re smarter than these individuals who have </w:t>
      </w:r>
      <w:proofErr w:type="spellStart"/>
      <w:proofErr w:type="gramStart"/>
      <w:r>
        <w:t>spend</w:t>
      </w:r>
      <w:proofErr w:type="spellEnd"/>
      <w:proofErr w:type="gramEnd"/>
      <w:r>
        <w:t xml:space="preserve"> their entire life focusing on specific areas in the economic environment, leave the predictions to the professionals and focus on lesson one.  If the environment determines the soundness of your investment, then maybe your idea wasn’t all that sound to begin with.</w:t>
      </w:r>
    </w:p>
    <w:p w14:paraId="77C9DDC5" w14:textId="77777777" w:rsidR="00277884" w:rsidRDefault="00277884" w:rsidP="00277884">
      <w:pPr>
        <w:pStyle w:val="Normal1"/>
      </w:pPr>
    </w:p>
    <w:p w14:paraId="164DCBB3" w14:textId="77777777" w:rsidR="00277884" w:rsidRDefault="00277884" w:rsidP="00277884">
      <w:pPr>
        <w:pStyle w:val="Normal1"/>
      </w:pPr>
      <w:r>
        <w:rPr>
          <w:b/>
        </w:rPr>
        <w:t xml:space="preserve">Find Fast Growth </w:t>
      </w:r>
      <w:proofErr w:type="gramStart"/>
      <w:r>
        <w:rPr>
          <w:b/>
        </w:rPr>
        <w:t>In</w:t>
      </w:r>
      <w:proofErr w:type="gramEnd"/>
      <w:r>
        <w:rPr>
          <w:b/>
        </w:rPr>
        <w:t xml:space="preserve"> Slow </w:t>
      </w:r>
      <w:proofErr w:type="gramStart"/>
      <w:r>
        <w:rPr>
          <w:b/>
        </w:rPr>
        <w:t>Industries-</w:t>
      </w:r>
      <w:proofErr w:type="gramEnd"/>
      <w:r>
        <w:rPr>
          <w:b/>
        </w:rPr>
        <w:t xml:space="preserve"> </w:t>
      </w:r>
      <w:r>
        <w:t xml:space="preserve">Peter often ignored the hot new industries in favor of the mundane, even lethargic ones.  His philosophy suggests that if you can find a company who can persevere beyond its peers in the face of a sector headwind, you have found a resilient winner.  The more handicapped the company is by operating in a boring industry, the easier it is to identify ingenuity on </w:t>
      </w:r>
      <w:proofErr w:type="gramStart"/>
      <w:r>
        <w:t>the behalf</w:t>
      </w:r>
      <w:proofErr w:type="gramEnd"/>
      <w:r>
        <w:t xml:space="preserve"> of the management. </w:t>
      </w:r>
    </w:p>
    <w:p w14:paraId="418C52B1" w14:textId="77777777" w:rsidR="00277884" w:rsidRDefault="00277884" w:rsidP="00277884">
      <w:pPr>
        <w:pStyle w:val="Normal1"/>
      </w:pPr>
    </w:p>
    <w:p w14:paraId="3F4D20C6" w14:textId="77777777" w:rsidR="00362C76" w:rsidRPr="00AA156E" w:rsidRDefault="00277884" w:rsidP="00AA156E">
      <w:pPr>
        <w:pStyle w:val="Normal1"/>
        <w:rPr>
          <w:b/>
        </w:rPr>
      </w:pPr>
      <w:r>
        <w:rPr>
          <w:b/>
        </w:rPr>
        <w:t xml:space="preserve">Find Them Before Wall Street Does- </w:t>
      </w:r>
      <w:r>
        <w:t xml:space="preserve">Now before you say this is impossible, it doesn’t mean you have to scour the earth for every new startup.  Look at public companies </w:t>
      </w:r>
      <w:proofErr w:type="gramStart"/>
      <w:r>
        <w:t>who’s</w:t>
      </w:r>
      <w:proofErr w:type="gramEnd"/>
      <w:r>
        <w:t xml:space="preserve"> institutional ownership is relatively low in relation to their peers.  If a stock shows 80-90% institutional ownership, chances are the analysts have already beat you to the punch.  Also consider the above example.  Hanes was already a widely known company, but Peter was able to identify </w:t>
      </w:r>
      <w:proofErr w:type="gramStart"/>
      <w:r>
        <w:t>opportunity</w:t>
      </w:r>
      <w:proofErr w:type="gramEnd"/>
      <w:r>
        <w:t xml:space="preserve"> through using common sense, not some complex valuation metric or formula.</w:t>
      </w:r>
    </w:p>
    <w:p w14:paraId="0CEF28EB" w14:textId="77777777" w:rsidR="00362C76" w:rsidRDefault="00362C76" w:rsidP="00362C76">
      <w:r>
        <w:tab/>
        <w:t xml:space="preserve"> </w:t>
      </w:r>
    </w:p>
    <w:p w14:paraId="4E0182CE" w14:textId="77777777" w:rsidR="00362C76" w:rsidRDefault="00362C76" w:rsidP="00860111">
      <w:r>
        <w:tab/>
      </w:r>
    </w:p>
    <w:p w14:paraId="2B0404F6" w14:textId="77777777" w:rsidR="00362C76" w:rsidRDefault="00362C76" w:rsidP="00362C76">
      <w:pPr>
        <w:pStyle w:val="Normal1"/>
      </w:pPr>
    </w:p>
    <w:p w14:paraId="543F08F7" w14:textId="77777777" w:rsidR="00362C76" w:rsidRDefault="00362C76" w:rsidP="00362C76">
      <w:pPr>
        <w:pStyle w:val="Normal1"/>
      </w:pPr>
    </w:p>
    <w:p w14:paraId="1147BD08" w14:textId="77777777" w:rsidR="00AA156E" w:rsidRDefault="00AA156E" w:rsidP="00362C76">
      <w:pPr>
        <w:pStyle w:val="Normal1"/>
      </w:pPr>
    </w:p>
    <w:p w14:paraId="082B9275" w14:textId="77777777" w:rsidR="00686A23" w:rsidRDefault="00686A23" w:rsidP="00710EA3">
      <w:pPr>
        <w:pStyle w:val="Heading1"/>
      </w:pPr>
      <w:bookmarkStart w:id="57" w:name="_Toc196105759"/>
      <w:commentRangeStart w:id="58"/>
      <w:r>
        <w:t>Have a Plan</w:t>
      </w:r>
      <w:bookmarkEnd w:id="53"/>
      <w:bookmarkEnd w:id="54"/>
      <w:bookmarkEnd w:id="55"/>
      <w:bookmarkEnd w:id="56"/>
      <w:bookmarkEnd w:id="57"/>
      <w:commentRangeEnd w:id="58"/>
      <w:r w:rsidR="003F6DD4">
        <w:rPr>
          <w:rStyle w:val="CommentReference"/>
          <w:rFonts w:eastAsia="ヒラギノ角ゴ Pro W3" w:cs="Times New Roman"/>
          <w:bCs w:val="0"/>
          <w:kern w:val="0"/>
        </w:rPr>
        <w:commentReference w:id="58"/>
      </w:r>
    </w:p>
    <w:p w14:paraId="0A9E4EFA" w14:textId="77777777" w:rsidR="00710EA3" w:rsidRPr="00710EA3" w:rsidRDefault="00710EA3" w:rsidP="00710EA3"/>
    <w:p w14:paraId="76487055" w14:textId="77777777" w:rsidR="00686A23" w:rsidRDefault="00686A23">
      <w:pPr>
        <w:pStyle w:val="Quote"/>
      </w:pPr>
    </w:p>
    <w:p w14:paraId="540A70D4" w14:textId="77777777" w:rsidR="00686A23" w:rsidRDefault="00686A23">
      <w:pPr>
        <w:pStyle w:val="Quote"/>
      </w:pPr>
    </w:p>
    <w:p w14:paraId="2F9749E9" w14:textId="77777777" w:rsidR="00686A23" w:rsidRDefault="00686A23">
      <w:pPr>
        <w:pStyle w:val="Quote"/>
      </w:pPr>
    </w:p>
    <w:p w14:paraId="59FB41C4" w14:textId="77777777" w:rsidR="00860111" w:rsidRDefault="00686A23" w:rsidP="00860111">
      <w:r>
        <w:tab/>
      </w:r>
      <w:r w:rsidR="00860111">
        <w:t xml:space="preserve">By understanding the various styles of investing on Wall Street, you will have a better idea of when to play and how much to invest.  If there are opportunities in defensive stocks </w:t>
      </w:r>
      <w:r w:rsidR="00860111">
        <w:lastRenderedPageBreak/>
        <w:t xml:space="preserve">versus growth stocks or an entire asset class like bonds as opposed to equities, you </w:t>
      </w:r>
      <w:proofErr w:type="gramStart"/>
      <w:r w:rsidR="00860111">
        <w:t>can  adapt</w:t>
      </w:r>
      <w:proofErr w:type="gramEnd"/>
      <w:r w:rsidR="00860111">
        <w:t xml:space="preserve"> your style  </w:t>
      </w:r>
    </w:p>
    <w:p w14:paraId="1716D90B" w14:textId="77777777" w:rsidR="00860111" w:rsidRDefault="00860111" w:rsidP="00860111">
      <w:pPr>
        <w:ind w:firstLine="720"/>
      </w:pPr>
      <w:r>
        <w:t xml:space="preserve">Investing in the stock market has been called a </w:t>
      </w:r>
      <w:proofErr w:type="gramStart"/>
      <w:r>
        <w:t>zero sum</w:t>
      </w:r>
      <w:proofErr w:type="gramEnd"/>
      <w:r>
        <w:t xml:space="preserve"> game.  For everyone making money, someone is losing it.  Look for the good odds, search out the investment opportunities you like and understand.  Find your edge.  Like the old saying goes, “If you sit down at a game of poker and you don’t know who the chump is, then the chump is you.” Take advantage of these different opportunities, bull or bear, growth or value, bonds or </w:t>
      </w:r>
      <w:proofErr w:type="gramStart"/>
      <w:r>
        <w:t>stock</w:t>
      </w:r>
      <w:proofErr w:type="gramEnd"/>
      <w:r>
        <w:t xml:space="preserve">. </w:t>
      </w:r>
    </w:p>
    <w:p w14:paraId="6291307E" w14:textId="77777777" w:rsidR="00860111" w:rsidRDefault="00860111" w:rsidP="00860111">
      <w:r>
        <w:tab/>
      </w:r>
    </w:p>
    <w:p w14:paraId="76FE4622" w14:textId="77777777" w:rsidR="00860111" w:rsidRDefault="00860111" w:rsidP="00C524B1">
      <w:pPr>
        <w:jc w:val="center"/>
      </w:pPr>
      <w:r>
        <w:t>“Bear markets begin in good times. Bull markets begin in bad times.”</w:t>
      </w:r>
    </w:p>
    <w:p w14:paraId="13D589EE" w14:textId="77777777" w:rsidR="00860111" w:rsidRDefault="00860111" w:rsidP="00710EA3"/>
    <w:p w14:paraId="02192171" w14:textId="77777777" w:rsidR="003D57B8" w:rsidRDefault="00686A23" w:rsidP="00710EA3">
      <w:r>
        <w:t>I haven’t been able to conclusively cite the origin of the above quote, ‘Bear markets begin in good times</w:t>
      </w:r>
      <w:proofErr w:type="gramStart"/>
      <w:r>
        <w:t>.</w:t>
      </w:r>
      <w:proofErr w:type="gramEnd"/>
      <w:r>
        <w:t xml:space="preserve">  Bull markets begin in bad </w:t>
      </w:r>
      <w:proofErr w:type="gramStart"/>
      <w:r>
        <w:t>times’</w:t>
      </w:r>
      <w:proofErr w:type="gramEnd"/>
      <w:r>
        <w:t xml:space="preserve"> but undoubtedly it was from an investor who survived the bear market.  The good news is that you can make money in any kind of market.  You can profit from the market </w:t>
      </w:r>
      <w:proofErr w:type="gramStart"/>
      <w:r>
        <w:t>rising</w:t>
      </w:r>
      <w:proofErr w:type="gramEnd"/>
      <w:r>
        <w:t xml:space="preserve"> or </w:t>
      </w:r>
      <w:proofErr w:type="gramStart"/>
      <w:r>
        <w:t>going</w:t>
      </w:r>
      <w:proofErr w:type="gramEnd"/>
      <w:r>
        <w:t xml:space="preserve"> down.  You can even make money in a market that doesn’t move at all. But what you can’t do is make money without a plan.  Ultimately you will only be successful by trading on your own ideas and style but that is going to come with time.  Read everything you have the appetite and patience for but at the end of the day you will have to set down a plan either in writing or in your head.   Stick to it. Follow it religiously.  Any </w:t>
      </w:r>
      <w:proofErr w:type="gramStart"/>
      <w:r>
        <w:t>plan</w:t>
      </w:r>
      <w:proofErr w:type="gramEnd"/>
      <w:r>
        <w:t xml:space="preserve"> even a highly flawed </w:t>
      </w:r>
      <w:proofErr w:type="gramStart"/>
      <w:r>
        <w:t>one</w:t>
      </w:r>
      <w:proofErr w:type="gramEnd"/>
      <w:r>
        <w:t xml:space="preserve"> will be better than no plan.  No matter what you ultimately come up with as your investment plan, it’s going to have to incorporate these following principles.</w:t>
      </w:r>
    </w:p>
    <w:p w14:paraId="1924A573" w14:textId="77777777" w:rsidR="00710EA3" w:rsidRDefault="00710EA3" w:rsidP="00710EA3"/>
    <w:p w14:paraId="2DEBE580" w14:textId="77777777" w:rsidR="00BB5903" w:rsidRPr="00C524B1" w:rsidRDefault="00BB5903" w:rsidP="00C524B1">
      <w:pPr>
        <w:rPr>
          <w:b/>
        </w:rPr>
      </w:pPr>
      <w:bookmarkStart w:id="59" w:name="_Toc196105760"/>
      <w:r w:rsidRPr="00C524B1">
        <w:rPr>
          <w:b/>
        </w:rPr>
        <w:t>Mute The TV Volume</w:t>
      </w:r>
      <w:bookmarkEnd w:id="59"/>
    </w:p>
    <w:p w14:paraId="4DD03D3C" w14:textId="77777777" w:rsidR="00BB5903" w:rsidRPr="00BB5903" w:rsidRDefault="00BB5903" w:rsidP="00BB5903"/>
    <w:p w14:paraId="48CA098D" w14:textId="77777777" w:rsidR="007756BD" w:rsidRDefault="00686A23" w:rsidP="007756BD">
      <w:pPr>
        <w:ind w:firstLine="720"/>
      </w:pPr>
      <w:r>
        <w:t xml:space="preserve">Keep your eyes open but form your own opinions.  Listening to pundits on CNBC and Bloomberg has cost me money and caused a lot of anxiety.  The best gurus on TV are right less than half the time.  I can’t imagine any other occupation where you can stand up and act like you know exactly what you are talking about and be continuously wrong.   Before I take anyone’s investment advice seriously, I want to see </w:t>
      </w:r>
      <w:r>
        <w:rPr>
          <w:i/>
        </w:rPr>
        <w:t>his</w:t>
      </w:r>
      <w:r>
        <w:t xml:space="preserve"> track record.  Few have a </w:t>
      </w:r>
      <w:r w:rsidR="007756BD">
        <w:t>better one than my own.  That saves me a lot of time right off the bat.</w:t>
      </w:r>
    </w:p>
    <w:p w14:paraId="09DD4F80" w14:textId="77777777" w:rsidR="003D57B8" w:rsidRDefault="003D57B8" w:rsidP="00C524B1">
      <w:pPr>
        <w:ind w:firstLine="720"/>
        <w:rPr>
          <w:rFonts w:eastAsiaTheme="majorEastAsia" w:cstheme="majorBidi"/>
          <w:bCs/>
          <w:color w:val="4F81BD" w:themeColor="accent1"/>
          <w:sz w:val="32"/>
          <w:szCs w:val="26"/>
        </w:rPr>
      </w:pPr>
    </w:p>
    <w:p w14:paraId="0A3F9CD9" w14:textId="77777777" w:rsidR="003D57B8" w:rsidRDefault="003D57B8" w:rsidP="004A676C">
      <w:pPr>
        <w:ind w:firstLine="720"/>
        <w:rPr>
          <w:rFonts w:eastAsiaTheme="majorEastAsia" w:cstheme="majorBidi"/>
          <w:bCs/>
          <w:color w:val="4F81BD" w:themeColor="accent1"/>
          <w:sz w:val="32"/>
          <w:szCs w:val="26"/>
        </w:rPr>
      </w:pPr>
    </w:p>
    <w:p w14:paraId="4570DEEA" w14:textId="77777777" w:rsidR="00686A23" w:rsidRDefault="00686A23"/>
    <w:p w14:paraId="162485AF" w14:textId="77777777" w:rsidR="00151163" w:rsidRDefault="00151163" w:rsidP="00151163">
      <w:pPr>
        <w:ind w:firstLine="720"/>
      </w:pPr>
    </w:p>
    <w:p w14:paraId="122959C7" w14:textId="77777777" w:rsidR="00151163" w:rsidRDefault="00151163" w:rsidP="00151163">
      <w:pPr>
        <w:ind w:firstLine="720"/>
      </w:pPr>
    </w:p>
    <w:p w14:paraId="5765DA8B" w14:textId="77777777" w:rsidR="00686A23" w:rsidRDefault="00686A23">
      <w:r>
        <w:tab/>
        <w:t>And if you think Warren Buffett, the greatest investor of all time</w:t>
      </w:r>
      <w:r w:rsidR="00151163">
        <w:t>,</w:t>
      </w:r>
      <w:r>
        <w:t xml:space="preserve"> thinks of investing and gambling as two disparate trades, think again.  “The market is a racetrack too,” he is quoted as saying in </w:t>
      </w:r>
      <w:r>
        <w:rPr>
          <w:u w:val="single"/>
        </w:rPr>
        <w:t>The Snowball</w:t>
      </w:r>
      <w:r>
        <w:t xml:space="preserve">.  Peter Lynch in his 1989 bestselling book, </w:t>
      </w:r>
      <w:proofErr w:type="gramStart"/>
      <w:r>
        <w:rPr>
          <w:u w:val="single"/>
        </w:rPr>
        <w:t>One</w:t>
      </w:r>
      <w:proofErr w:type="gramEnd"/>
      <w:r>
        <w:rPr>
          <w:u w:val="single"/>
        </w:rPr>
        <w:t xml:space="preserve"> up on Wall </w:t>
      </w:r>
      <w:r>
        <w:rPr>
          <w:u w:val="single"/>
        </w:rPr>
        <w:lastRenderedPageBreak/>
        <w:t>Street</w:t>
      </w:r>
      <w:r>
        <w:t xml:space="preserve">, devoted the third chapter, </w:t>
      </w:r>
      <w:r>
        <w:rPr>
          <w:i/>
        </w:rPr>
        <w:t>Is This Gambling or What</w:t>
      </w:r>
      <w:r>
        <w:t>, to this subject.  It can be summarized in his words, “To me an investment is simply a gamble in which you’ve managed to tilt the odds in your favor.”</w:t>
      </w:r>
    </w:p>
    <w:p w14:paraId="797DE99F" w14:textId="77777777" w:rsidR="004E01C2" w:rsidRDefault="00686A23">
      <w:r>
        <w:tab/>
        <w:t xml:space="preserve">So how do you tilt the odds in your favor?  After </w:t>
      </w:r>
      <w:proofErr w:type="gramStart"/>
      <w:r>
        <w:t>all</w:t>
      </w:r>
      <w:proofErr w:type="gramEnd"/>
      <w:r>
        <w:t xml:space="preserve"> if you knew the odds it wouldn’t be the investing game. When you walk into a casino in Vegas, you know that every game inside has odds favoring the house.  Some games like blackjack offer better odds than let’s say slots, but statistically, you know that every single game has a house advantage.  </w:t>
      </w:r>
    </w:p>
    <w:p w14:paraId="6E7884E0" w14:textId="77777777" w:rsidR="00686A23" w:rsidRDefault="00686A23" w:rsidP="00581F53">
      <w:r>
        <w:t xml:space="preserve"> </w:t>
      </w:r>
    </w:p>
    <w:p w14:paraId="208E78FE" w14:textId="77777777" w:rsidR="00686A23" w:rsidRDefault="00686A23" w:rsidP="00581F53">
      <w:pPr>
        <w:jc w:val="center"/>
        <w:rPr>
          <w:rStyle w:val="FootnoteReference1"/>
          <w:i/>
        </w:rPr>
      </w:pPr>
      <w:r>
        <w:t xml:space="preserve">“If you don't like the odds, don't bet.” </w:t>
      </w:r>
      <w:r>
        <w:rPr>
          <w:i/>
        </w:rPr>
        <w:t>Jesse Livermore</w:t>
      </w:r>
    </w:p>
    <w:p w14:paraId="14C4663E" w14:textId="77777777" w:rsidR="00686A23" w:rsidRDefault="00686A23" w:rsidP="00581F53">
      <w:pPr>
        <w:jc w:val="center"/>
      </w:pPr>
    </w:p>
    <w:p w14:paraId="4D931451" w14:textId="77777777" w:rsidR="000D0C39" w:rsidRDefault="00686A23" w:rsidP="004060DE">
      <w:pPr>
        <w:jc w:val="center"/>
      </w:pPr>
      <w:r>
        <w:rPr>
          <w:b/>
        </w:rPr>
        <w:t>The first way you begin to bend the odds in your favor is to have a plan.</w:t>
      </w:r>
      <w:bookmarkStart w:id="60" w:name="_TOC110543"/>
      <w:bookmarkStart w:id="61" w:name="TOC130465432"/>
      <w:bookmarkStart w:id="62" w:name="_Toc194053636"/>
      <w:bookmarkStart w:id="63" w:name="_Toc194485733"/>
      <w:bookmarkEnd w:id="60"/>
      <w:bookmarkEnd w:id="61"/>
    </w:p>
    <w:p w14:paraId="1E7F3F52" w14:textId="77777777" w:rsidR="00581F53" w:rsidRDefault="00581F53" w:rsidP="00581F53">
      <w:pPr>
        <w:rPr>
          <w:bCs/>
        </w:rPr>
      </w:pPr>
      <w:bookmarkStart w:id="64" w:name="_Toc194489523"/>
      <w:bookmarkStart w:id="65" w:name="_Toc194490421"/>
    </w:p>
    <w:p w14:paraId="12ACE2BE" w14:textId="77777777" w:rsidR="00DD3C51" w:rsidRDefault="00EE1DF1" w:rsidP="00581F53">
      <w:pPr>
        <w:pStyle w:val="Heading1"/>
      </w:pPr>
      <w:bookmarkStart w:id="66" w:name="_Toc196105761"/>
      <w:r>
        <w:t xml:space="preserve">Electric Cocktails- </w:t>
      </w:r>
      <w:r w:rsidR="00DD3C51">
        <w:t>Technical Analysis</w:t>
      </w:r>
      <w:bookmarkEnd w:id="64"/>
      <w:bookmarkEnd w:id="65"/>
      <w:r w:rsidR="00CF224C">
        <w:t xml:space="preserve"> Simplified</w:t>
      </w:r>
      <w:bookmarkEnd w:id="66"/>
    </w:p>
    <w:p w14:paraId="0D833E1C" w14:textId="77777777" w:rsidR="00DD3C51" w:rsidRDefault="00DD3C51" w:rsidP="00DD3C51">
      <w:pPr>
        <w:pStyle w:val="Normal1"/>
      </w:pPr>
    </w:p>
    <w:p w14:paraId="7EF27CA7" w14:textId="77777777" w:rsidR="00DD3C51" w:rsidRDefault="00AF0AB4" w:rsidP="00DD3C51">
      <w:pPr>
        <w:pStyle w:val="Normal1"/>
        <w:jc w:val="center"/>
      </w:pPr>
      <w:r>
        <w:rPr>
          <w:noProof/>
        </w:rPr>
        <w:drawing>
          <wp:inline distT="0" distB="0" distL="0" distR="0" wp14:anchorId="6AAE4F4E" wp14:editId="3C25517B">
            <wp:extent cx="2616200" cy="2341245"/>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2616200" cy="2341245"/>
                    </a:xfrm>
                    <a:prstGeom prst="rect">
                      <a:avLst/>
                    </a:prstGeom>
                    <a:noFill/>
                    <a:ln>
                      <a:noFill/>
                    </a:ln>
                  </pic:spPr>
                </pic:pic>
              </a:graphicData>
            </a:graphic>
          </wp:inline>
        </w:drawing>
      </w:r>
    </w:p>
    <w:p w14:paraId="37A5139F" w14:textId="77777777" w:rsidR="00DD3C51" w:rsidRDefault="00DD3C51" w:rsidP="00DD3C51">
      <w:pPr>
        <w:pStyle w:val="Normal1"/>
        <w:jc w:val="center"/>
        <w:rPr>
          <w:i/>
        </w:rPr>
      </w:pPr>
      <w:r>
        <w:rPr>
          <w:i/>
        </w:rPr>
        <w:t>“You see I can predict this stock went down!”</w:t>
      </w:r>
    </w:p>
    <w:p w14:paraId="52EE8577" w14:textId="77777777" w:rsidR="00DD3C51" w:rsidRDefault="00DD3C51" w:rsidP="00DD3C51">
      <w:pPr>
        <w:pStyle w:val="Normal1"/>
      </w:pPr>
    </w:p>
    <w:p w14:paraId="238303BE" w14:textId="77777777" w:rsidR="009E4F86" w:rsidRDefault="009E4F86" w:rsidP="009E4F86">
      <w:pPr>
        <w:pStyle w:val="Normal1"/>
      </w:pPr>
    </w:p>
    <w:p w14:paraId="74335DDF" w14:textId="77777777" w:rsidR="00C524B1" w:rsidRDefault="009E4F86" w:rsidP="00C524B1">
      <w:pPr>
        <w:pStyle w:val="Normal1"/>
      </w:pPr>
      <w:r>
        <w:tab/>
      </w:r>
      <w:r w:rsidR="00806AD1">
        <w:t xml:space="preserve">The day-to-day movements of the market are a combination of emotion, fact, and rumor served up on a global platform.  Human emotions, news, and talking heads are all mixed up into an electronic cocktail of red and green lights.  </w:t>
      </w:r>
      <w:r w:rsidR="00C524B1">
        <w:t>There are two ways of making some sense out of this</w:t>
      </w:r>
      <w:r>
        <w:t xml:space="preserve">.  There is </w:t>
      </w:r>
      <w:proofErr w:type="gramStart"/>
      <w:r>
        <w:t>the</w:t>
      </w:r>
      <w:proofErr w:type="gramEnd"/>
      <w:r>
        <w:t xml:space="preserve"> fundamental approach which analyzes a company's earnings, their debt to capital ratio, their price-earnings ratio, cash flow, capabilities of management, and a whole host of other quantitative and qualitative measures </w:t>
      </w:r>
      <w:proofErr w:type="gramStart"/>
      <w:r>
        <w:t>in order to</w:t>
      </w:r>
      <w:proofErr w:type="gramEnd"/>
      <w:r>
        <w:t xml:space="preserve"> determine a company’s current and </w:t>
      </w:r>
      <w:proofErr w:type="gramStart"/>
      <w:r>
        <w:t>future prospects</w:t>
      </w:r>
      <w:proofErr w:type="gramEnd"/>
      <w:r>
        <w:t xml:space="preserve">. Then there is the technical side of </w:t>
      </w:r>
      <w:r>
        <w:lastRenderedPageBreak/>
        <w:t xml:space="preserve">analysis that looks at the price of the underlying security in relation to prior prices and volume. </w:t>
      </w:r>
    </w:p>
    <w:p w14:paraId="71A529A5" w14:textId="77777777" w:rsidR="009E4F86" w:rsidRDefault="00C524B1" w:rsidP="00C524B1">
      <w:pPr>
        <w:pStyle w:val="Normal1"/>
        <w:ind w:firstLine="720"/>
        <w:rPr>
          <w:u w:color="035500"/>
        </w:rPr>
      </w:pPr>
      <w:r>
        <w:rPr>
          <w:color w:val="104500"/>
          <w:u w:val="single" w:color="035500"/>
        </w:rPr>
        <w:t>Technical analysis</w:t>
      </w:r>
      <w:r w:rsidR="009E4F86">
        <w:rPr>
          <w:u w:color="035500"/>
        </w:rPr>
        <w:t xml:space="preserve"> takes a completely different approach than fundamental analysis. It doesn't care one bit about the "value" of a company or a commodity. Technicians (sometimes called </w:t>
      </w:r>
      <w:hyperlink r:id="rId60" w:history="1">
        <w:r w:rsidR="009E4F86">
          <w:rPr>
            <w:color w:val="002DBD"/>
            <w:u w:color="035500"/>
          </w:rPr>
          <w:t>chartists</w:t>
        </w:r>
      </w:hyperlink>
      <w:r w:rsidR="009E4F86">
        <w:rPr>
          <w:u w:color="035500"/>
        </w:rPr>
        <w:t xml:space="preserve">) are only interested in the price movements in the market and will often remark that all news and fundamentals are already reflected in the patterns of the charts.  I love them because you need to have someone in the market dumber than you.  The old saying </w:t>
      </w:r>
      <w:proofErr w:type="gramStart"/>
      <w:r w:rsidR="009E4F86">
        <w:rPr>
          <w:u w:color="035500"/>
        </w:rPr>
        <w:t>about</w:t>
      </w:r>
      <w:proofErr w:type="gramEnd"/>
      <w:r w:rsidR="009E4F86">
        <w:rPr>
          <w:u w:color="035500"/>
        </w:rPr>
        <w:t xml:space="preserve"> sitting down at a game of poker and if you don’t know who the sucker is, then the sucker is you.  Well, anyone that believes that everything is in the charts </w:t>
      </w:r>
      <w:r w:rsidR="009E4F86" w:rsidRPr="00163B5C">
        <w:rPr>
          <w:i/>
          <w:u w:color="035500"/>
        </w:rPr>
        <w:t>is the sucker</w:t>
      </w:r>
      <w:r w:rsidR="009E4F86">
        <w:rPr>
          <w:u w:color="035500"/>
        </w:rPr>
        <w:t>.</w:t>
      </w:r>
      <w:r w:rsidR="009E4F86">
        <w:t xml:space="preserve"> Don’t get me wrong.  I believe in </w:t>
      </w:r>
      <w:proofErr w:type="gramStart"/>
      <w:r w:rsidR="009E4F86">
        <w:t>charts</w:t>
      </w:r>
      <w:proofErr w:type="gramEnd"/>
      <w:r w:rsidR="009E4F86">
        <w:t xml:space="preserve"> but one piece of news has the potential to blow apart the </w:t>
      </w:r>
      <w:proofErr w:type="gramStart"/>
      <w:r w:rsidR="009E4F86">
        <w:t>best of</w:t>
      </w:r>
      <w:proofErr w:type="gramEnd"/>
      <w:r w:rsidR="009E4F86">
        <w:t xml:space="preserve"> chart patterns.</w:t>
      </w:r>
    </w:p>
    <w:p w14:paraId="683BA609" w14:textId="77777777" w:rsidR="009E4F86" w:rsidRDefault="009E4F86" w:rsidP="009E4F86">
      <w:pPr>
        <w:pStyle w:val="Normal1"/>
        <w:rPr>
          <w:u w:color="035500"/>
        </w:rPr>
      </w:pPr>
    </w:p>
    <w:p w14:paraId="535D944A" w14:textId="77777777" w:rsidR="009E4F86" w:rsidRDefault="009E4F86" w:rsidP="009E4F86">
      <w:pPr>
        <w:pStyle w:val="Normal1"/>
      </w:pPr>
      <w:r>
        <w:rPr>
          <w:u w:color="035500"/>
        </w:rPr>
        <w:tab/>
        <w:t xml:space="preserve">Technical analysis is controversial. There are a lot of very successful investors that believe charts are complete nonsense.  They’re successful </w:t>
      </w:r>
      <w:proofErr w:type="gramStart"/>
      <w:r>
        <w:rPr>
          <w:u w:color="035500"/>
        </w:rPr>
        <w:t>in spite of</w:t>
      </w:r>
      <w:proofErr w:type="gramEnd"/>
      <w:r>
        <w:rPr>
          <w:u w:color="035500"/>
        </w:rPr>
        <w:t xml:space="preserve"> themselves.  Every major Wall Street firm employs technicians today. There are dozens and</w:t>
      </w:r>
      <w:r>
        <w:t xml:space="preserve"> maybe hundreds of technical indicators. </w:t>
      </w:r>
      <w:proofErr w:type="gramStart"/>
      <w:r>
        <w:t>Fortunately</w:t>
      </w:r>
      <w:proofErr w:type="gramEnd"/>
      <w:r>
        <w:t xml:space="preserve"> most of these are worthless so you don’t have to expend a lot of </w:t>
      </w:r>
      <w:proofErr w:type="gramStart"/>
      <w:r>
        <w:t>brainpower</w:t>
      </w:r>
      <w:proofErr w:type="gramEnd"/>
      <w:r>
        <w:t xml:space="preserve"> understanding arcane math formulas or bizarrely named chart patterns. I only look at three technical patterns and that’s the result of years of running computer programs </w:t>
      </w:r>
      <w:proofErr w:type="gramStart"/>
      <w:r>
        <w:t>that back</w:t>
      </w:r>
      <w:proofErr w:type="gramEnd"/>
      <w:r>
        <w:t xml:space="preserve"> test dozens of these indicators on thousands of different securities.  Lastly what I’ve learned is borne out from experience, the school of hard knocks, whatever you want to call what happens when you start using real money. Believe </w:t>
      </w:r>
      <w:proofErr w:type="gramStart"/>
      <w:r>
        <w:t>me</w:t>
      </w:r>
      <w:proofErr w:type="gramEnd"/>
      <w:r>
        <w:t xml:space="preserve"> using play money or simulated trading accounts </w:t>
      </w:r>
      <w:r w:rsidR="00163B5C">
        <w:t>is</w:t>
      </w:r>
      <w:r>
        <w:t xml:space="preserve"> nothing like the real world of watching your precious nest egg dissolve in front of your eyes when trades go against you.  It reminds me of </w:t>
      </w:r>
      <w:r w:rsidR="00163B5C">
        <w:t xml:space="preserve">heavyweight champ </w:t>
      </w:r>
      <w:r>
        <w:t>Mike Tyson</w:t>
      </w:r>
      <w:r w:rsidR="00163B5C">
        <w:t>’s comment</w:t>
      </w:r>
      <w:r>
        <w:t xml:space="preserve">, “they all have a plan until they get hit.” </w:t>
      </w:r>
    </w:p>
    <w:p w14:paraId="480EBFBC" w14:textId="77777777" w:rsidR="009E4F86" w:rsidRDefault="009E4F86" w:rsidP="009E4F86">
      <w:pPr>
        <w:pStyle w:val="Normal1"/>
      </w:pPr>
    </w:p>
    <w:p w14:paraId="78DE7BDD" w14:textId="77777777" w:rsidR="009E4F86" w:rsidRDefault="009E4F86" w:rsidP="009E4F86">
      <w:pPr>
        <w:pStyle w:val="Normal1"/>
      </w:pPr>
      <w:r>
        <w:tab/>
      </w:r>
      <w:r w:rsidR="00163B5C">
        <w:t xml:space="preserve">I’m </w:t>
      </w:r>
      <w:r>
        <w:t xml:space="preserve">not going to waste your time and explain a bunch of technical analysis indicators you will never use and of limited value.  Instead, </w:t>
      </w:r>
      <w:proofErr w:type="spellStart"/>
      <w:proofErr w:type="gramStart"/>
      <w:r w:rsidR="00163B5C">
        <w:t>lets</w:t>
      </w:r>
      <w:proofErr w:type="spellEnd"/>
      <w:proofErr w:type="gramEnd"/>
      <w:r w:rsidR="00163B5C">
        <w:t xml:space="preserve"> cut</w:t>
      </w:r>
      <w:r>
        <w:t xml:space="preserve"> to the chase. </w:t>
      </w:r>
      <w:r>
        <w:rPr>
          <w:b/>
        </w:rPr>
        <w:t>The three tools I am sharing with you are all you need.</w:t>
      </w:r>
      <w:r>
        <w:t xml:space="preserve">  I </w:t>
      </w:r>
      <w:proofErr w:type="gramStart"/>
      <w:r>
        <w:t>daresay</w:t>
      </w:r>
      <w:proofErr w:type="gramEnd"/>
      <w:r>
        <w:t xml:space="preserve"> anything more will even hurt your performance.  Now let me say something totally heretical. I don’t believe that two of the three tools even work!  Yes, what I am telling you to learn is total nonsense.  BUT IT WILL MAKE YOU MONEY AND SET YOU APART FROM THE LEGIONS OF PEOPLE STUMBLING BY.   Look at </w:t>
      </w:r>
      <w:r w:rsidR="00163B5C">
        <w:t xml:space="preserve">it </w:t>
      </w:r>
      <w:r>
        <w:t>this way</w:t>
      </w:r>
      <w:r w:rsidR="00163B5C">
        <w:t xml:space="preserve">. </w:t>
      </w:r>
      <w:r>
        <w:t xml:space="preserve"> If enough people believe something to be real, it will appear real for a while.  </w:t>
      </w:r>
      <w:r w:rsidR="00163B5C">
        <w:t xml:space="preserve">Have you </w:t>
      </w:r>
      <w:proofErr w:type="gramStart"/>
      <w:r w:rsidR="00163B5C">
        <w:t>head</w:t>
      </w:r>
      <w:proofErr w:type="gramEnd"/>
      <w:r w:rsidR="00163B5C">
        <w:t xml:space="preserve"> of </w:t>
      </w:r>
      <w:r w:rsidR="00163B5C" w:rsidRPr="00C524B1">
        <w:rPr>
          <w:u w:val="single"/>
        </w:rPr>
        <w:t>The Emperor’s New Clothes</w:t>
      </w:r>
      <w:r w:rsidR="00163B5C">
        <w:t>?</w:t>
      </w:r>
    </w:p>
    <w:p w14:paraId="0A42D50F" w14:textId="77777777" w:rsidR="00DD3C51" w:rsidRDefault="00DD3C51" w:rsidP="00DD3C51">
      <w:pPr>
        <w:pStyle w:val="Normal1"/>
      </w:pPr>
    </w:p>
    <w:p w14:paraId="40F45905" w14:textId="77777777" w:rsidR="00DD3C51" w:rsidRDefault="00DD3C51" w:rsidP="00DD3C51">
      <w:pPr>
        <w:pStyle w:val="Normal1"/>
      </w:pPr>
    </w:p>
    <w:p w14:paraId="7907F3F9" w14:textId="77777777" w:rsidR="00DD3C51" w:rsidRDefault="00DD3C51" w:rsidP="00DD3C51">
      <w:pPr>
        <w:pStyle w:val="Normal1"/>
      </w:pPr>
    </w:p>
    <w:p w14:paraId="41278B85" w14:textId="77777777" w:rsidR="00DD3C51" w:rsidRDefault="00DD3C51" w:rsidP="00DD3C51">
      <w:pPr>
        <w:pStyle w:val="Normal1"/>
      </w:pPr>
    </w:p>
    <w:p w14:paraId="25205518" w14:textId="77777777" w:rsidR="00DD3C51" w:rsidRDefault="00DD3C51" w:rsidP="00DD3C51">
      <w:pPr>
        <w:pStyle w:val="Normal1"/>
      </w:pPr>
    </w:p>
    <w:p w14:paraId="646D4326" w14:textId="77777777" w:rsidR="00DD3C51" w:rsidRDefault="00DD3C51" w:rsidP="00DD3C51">
      <w:pPr>
        <w:pStyle w:val="Normal1"/>
        <w:jc w:val="center"/>
      </w:pPr>
    </w:p>
    <w:p w14:paraId="4EB5E2F1" w14:textId="77777777" w:rsidR="00DD3C51" w:rsidRDefault="00DD3C51" w:rsidP="00DD3C51">
      <w:pPr>
        <w:pStyle w:val="Normal1"/>
        <w:jc w:val="center"/>
      </w:pPr>
    </w:p>
    <w:p w14:paraId="32D02519" w14:textId="77777777" w:rsidR="00DD3C51" w:rsidRDefault="00DD3C51" w:rsidP="00DD3C51">
      <w:pPr>
        <w:pStyle w:val="Normal1"/>
      </w:pPr>
      <w:r>
        <w:tab/>
        <w:t xml:space="preserve">I decided against writing a summary of technical analysis.  Others have already done it, far better than I could.   Check out John Murphy’s </w:t>
      </w:r>
      <w:r>
        <w:rPr>
          <w:u w:val="single"/>
        </w:rPr>
        <w:t>Technical Analysis of the Financial Markets: A Comprehensive Guide to Trading Methods and Applications</w:t>
      </w:r>
      <w:r w:rsidR="007C1F8B">
        <w:t xml:space="preserve"> if you want to learn more</w:t>
      </w:r>
      <w:r>
        <w:rPr>
          <w:u w:val="single"/>
        </w:rPr>
        <w:t>.</w:t>
      </w:r>
      <w:r>
        <w:t>  TradeStation’s own dictionary of technical analysis technical indicators is an incredible online help platform that provides a brief explanation of each indicator. While it doesn’t go</w:t>
      </w:r>
      <w:r w:rsidR="007C1F8B">
        <w:t xml:space="preserve"> </w:t>
      </w:r>
      <w:proofErr w:type="gramStart"/>
      <w:r w:rsidR="007C1F8B">
        <w:t>in-depth</w:t>
      </w:r>
      <w:proofErr w:type="gramEnd"/>
      <w:r>
        <w:t xml:space="preserve"> into the formulas that calculate them like Murphy does, it provides fantastic illustrations of how they look and work </w:t>
      </w:r>
      <w:proofErr w:type="gramStart"/>
      <w:r>
        <w:t>in</w:t>
      </w:r>
      <w:proofErr w:type="gramEnd"/>
      <w:r>
        <w:t xml:space="preserve"> their </w:t>
      </w:r>
      <w:proofErr w:type="gramStart"/>
      <w:r>
        <w:t>particular platform</w:t>
      </w:r>
      <w:proofErr w:type="gramEnd"/>
      <w:r>
        <w:t xml:space="preserve">.    One of the true marvels of computing is that complex math formulas can review years of daily data of the high, low, </w:t>
      </w:r>
      <w:proofErr w:type="gramStart"/>
      <w:r>
        <w:t>close</w:t>
      </w:r>
      <w:proofErr w:type="gramEnd"/>
      <w:r>
        <w:t xml:space="preserve"> prices of stocks and render instant plots of whatever you can dream of.  This was one of the first incredible usages of personal computers probably right behind spreadsheets, word processors, and </w:t>
      </w:r>
      <w:r w:rsidR="007C1F8B">
        <w:t>databases</w:t>
      </w:r>
      <w:r>
        <w:t xml:space="preserve">.  But the bigger question is </w:t>
      </w:r>
      <w:r w:rsidRPr="007C1F8B">
        <w:rPr>
          <w:i/>
        </w:rPr>
        <w:t>does technical analysis work?</w:t>
      </w:r>
    </w:p>
    <w:p w14:paraId="762BF8FC" w14:textId="77777777" w:rsidR="00DD3C51" w:rsidRDefault="00DD3C51" w:rsidP="00DD3C51">
      <w:pPr>
        <w:pStyle w:val="Normal1"/>
      </w:pPr>
    </w:p>
    <w:p w14:paraId="0FFBD1A3" w14:textId="77777777" w:rsidR="00854A91" w:rsidRDefault="00854A91" w:rsidP="00DD3C51">
      <w:pPr>
        <w:pStyle w:val="Normal1"/>
      </w:pPr>
    </w:p>
    <w:p w14:paraId="4AA617E1" w14:textId="77777777" w:rsidR="00854A91" w:rsidRDefault="00854A91" w:rsidP="00DD3C51">
      <w:pPr>
        <w:pStyle w:val="Normal1"/>
      </w:pPr>
    </w:p>
    <w:p w14:paraId="60EEFF62" w14:textId="77777777" w:rsidR="00DD3C51" w:rsidRDefault="00DD3C51" w:rsidP="00DD3C51">
      <w:pPr>
        <w:pStyle w:val="Normal1"/>
        <w:jc w:val="center"/>
        <w:rPr>
          <w:b/>
        </w:rPr>
      </w:pPr>
      <w:r>
        <w:rPr>
          <w:b/>
        </w:rPr>
        <w:t xml:space="preserve">Technical Analysis is Always Right... Until </w:t>
      </w:r>
      <w:proofErr w:type="gramStart"/>
      <w:r>
        <w:rPr>
          <w:b/>
        </w:rPr>
        <w:t>its</w:t>
      </w:r>
      <w:proofErr w:type="gramEnd"/>
      <w:r>
        <w:rPr>
          <w:b/>
        </w:rPr>
        <w:t xml:space="preserve"> Wrong</w:t>
      </w:r>
    </w:p>
    <w:p w14:paraId="4BC83AFA" w14:textId="77777777" w:rsidR="00DD3C51" w:rsidRDefault="00DD3C51" w:rsidP="00DD3C51">
      <w:pPr>
        <w:pStyle w:val="Normal1"/>
        <w:jc w:val="center"/>
        <w:rPr>
          <w:b/>
        </w:rPr>
      </w:pPr>
    </w:p>
    <w:p w14:paraId="5B8B63A2" w14:textId="77777777" w:rsidR="00F31ABD" w:rsidRDefault="00DD3C51" w:rsidP="00F31ABD">
      <w:pPr>
        <w:pStyle w:val="Normal1"/>
      </w:pPr>
      <w:r>
        <w:tab/>
        <w:t>Does it predict future price movement?  Does technical analysis work? You would think that a discipline so heavily dependent on math and computers would have a simple answer to this question.  For several months I routinely and religiously ran a program that optimized dozens of technical indicators against the universe of S&amp;P 500 stocks.  I was trying to determine which indicators tracked better.  Do some technical indicators work better than others?  I think most technicians would say yes without hesitation. </w:t>
      </w:r>
      <w:r w:rsidR="00F31ABD">
        <w:t>I</w:t>
      </w:r>
      <w:r>
        <w:t xml:space="preserve">f you believe that some indicators can predict future price movement better than others, </w:t>
      </w:r>
      <w:r w:rsidR="007C1F8B">
        <w:t xml:space="preserve">then there’s plenty of </w:t>
      </w:r>
      <w:proofErr w:type="gramStart"/>
      <w:r w:rsidR="007C1F8B">
        <w:t>off the shelf</w:t>
      </w:r>
      <w:proofErr w:type="gramEnd"/>
      <w:r w:rsidR="007C1F8B">
        <w:t xml:space="preserve"> software </w:t>
      </w:r>
      <w:r>
        <w:t xml:space="preserve">that can scan historic price action, </w:t>
      </w:r>
      <w:proofErr w:type="spellStart"/>
      <w:r>
        <w:t>backtest</w:t>
      </w:r>
      <w:proofErr w:type="spellEnd"/>
      <w:r>
        <w:t xml:space="preserve"> an indicator, and provide you with comparison reports.</w:t>
      </w:r>
    </w:p>
    <w:p w14:paraId="0D7A1D63" w14:textId="77777777" w:rsidR="00DD3C51" w:rsidRDefault="00DD3C51" w:rsidP="00C524B1">
      <w:pPr>
        <w:pStyle w:val="Normal1"/>
        <w:ind w:firstLine="720"/>
      </w:pPr>
      <w:r>
        <w:t> </w:t>
      </w:r>
      <w:r w:rsidR="00F31ABD">
        <w:t xml:space="preserve">Every day I used to run a software program, comparing </w:t>
      </w:r>
      <w:r>
        <w:t xml:space="preserve">the entire S&amp;P 500 against </w:t>
      </w:r>
      <w:r w:rsidR="00F31ABD">
        <w:t xml:space="preserve">a </w:t>
      </w:r>
      <w:r>
        <w:t xml:space="preserve">universe of technical indicators.  Astoundingly </w:t>
      </w:r>
      <w:proofErr w:type="gramStart"/>
      <w:r>
        <w:t>enough</w:t>
      </w:r>
      <w:proofErr w:type="gramEnd"/>
      <w:r>
        <w:t xml:space="preserve"> many stocks showed reliable patterns. Some indicators DID work better than others.  There was no doubt about it.  It was quantifiable, repeatable, and visible right in front of your face.</w:t>
      </w:r>
      <w:r w:rsidR="00FD063B">
        <w:t xml:space="preserve">  However, j</w:t>
      </w:r>
      <w:r>
        <w:t xml:space="preserve">ust because an indicator worked well for some </w:t>
      </w:r>
      <w:proofErr w:type="gramStart"/>
      <w:r>
        <w:t>period of time</w:t>
      </w:r>
      <w:proofErr w:type="gramEnd"/>
      <w:r>
        <w:t>, there was no assurance that it would continue to work well.  If you are using raw computer power to find patterns, you will.  Some indicators worked better than others on certain stocks until they didn’t.  My proof was my money line.  It wasn’t growing.   </w:t>
      </w:r>
      <w:r w:rsidR="00EE1DF1">
        <w:t xml:space="preserve">I think </w:t>
      </w:r>
      <w:proofErr w:type="spellStart"/>
      <w:r w:rsidR="00EE1DF1">
        <w:t>backtesting</w:t>
      </w:r>
      <w:proofErr w:type="spellEnd"/>
      <w:r w:rsidR="00EE1DF1">
        <w:t xml:space="preserve"> is a waste of time.  </w:t>
      </w:r>
      <w:r>
        <w:t>You can only buy or sell now or sometime in the future</w:t>
      </w:r>
      <w:r w:rsidR="00EE1DF1">
        <w:t xml:space="preserve">, not the past. </w:t>
      </w:r>
      <w:r>
        <w:t xml:space="preserve"> When someone comes up with a future testing solution, I’ll listen</w:t>
      </w:r>
      <w:r w:rsidR="00EE1DF1">
        <w:t>.</w:t>
      </w:r>
    </w:p>
    <w:p w14:paraId="20C62925" w14:textId="77777777" w:rsidR="00DD3C51" w:rsidRDefault="00DD3C51" w:rsidP="00DD3C51">
      <w:pPr>
        <w:pStyle w:val="Normal1"/>
      </w:pPr>
      <w:r>
        <w:lastRenderedPageBreak/>
        <w:tab/>
        <w:t xml:space="preserve">A broken clock is right twice per </w:t>
      </w:r>
      <w:proofErr w:type="gramStart"/>
      <w:r>
        <w:t>day</w:t>
      </w:r>
      <w:proofErr w:type="gramEnd"/>
      <w:r>
        <w:t xml:space="preserve"> and we all know that’s worthless.   </w:t>
      </w:r>
      <w:r w:rsidR="00EE1DF1">
        <w:t xml:space="preserve">Nonetheless, </w:t>
      </w:r>
      <w:r>
        <w:t xml:space="preserve">I do believe completely in technical analysis.  It’s just that most of the indicators are worthless in my </w:t>
      </w:r>
      <w:r w:rsidR="00EE1DF1">
        <w:t>opinion. It’s</w:t>
      </w:r>
      <w:r>
        <w:t xml:space="preserve"> ironic to me that I don’t believe in 90% of technical analysis but the 10% I do believe in holds a powerful sway over my thinking about markets and making money in them.  </w:t>
      </w:r>
      <w:r w:rsidR="00806AD1">
        <w:t xml:space="preserve">So </w:t>
      </w:r>
      <w:proofErr w:type="gramStart"/>
      <w:r w:rsidR="00806AD1">
        <w:t>instead</w:t>
      </w:r>
      <w:proofErr w:type="gramEnd"/>
      <w:r w:rsidR="00806AD1">
        <w:t xml:space="preserve"> I’ve come up with a preferable solution.  I’m only going to talk about the ones </w:t>
      </w:r>
      <w:proofErr w:type="gramStart"/>
      <w:r w:rsidR="00806AD1">
        <w:t>that  either</w:t>
      </w:r>
      <w:proofErr w:type="gramEnd"/>
      <w:r w:rsidR="00806AD1">
        <w:t xml:space="preserve"> have some predictive ability or provide some trading advantage: t</w:t>
      </w:r>
      <w:r w:rsidR="00806AD1">
        <w:rPr>
          <w:b/>
        </w:rPr>
        <w:t>he ones that work</w:t>
      </w:r>
      <w:r w:rsidR="00806AD1">
        <w:t>.</w:t>
      </w:r>
      <w:r w:rsidR="00806AD1" w:rsidDel="00806AD1">
        <w:t xml:space="preserve"> </w:t>
      </w:r>
    </w:p>
    <w:p w14:paraId="6D254389" w14:textId="77777777" w:rsidR="00DD3C51" w:rsidRDefault="00DD3C51" w:rsidP="00C524B1">
      <w:pPr>
        <w:pStyle w:val="Normal1"/>
        <w:rPr>
          <w:b/>
          <w:sz w:val="32"/>
        </w:rPr>
      </w:pPr>
    </w:p>
    <w:p w14:paraId="499CC978" w14:textId="77777777" w:rsidR="009E4F86" w:rsidRDefault="009E4F86" w:rsidP="009E4F86">
      <w:pPr>
        <w:pStyle w:val="Normal1"/>
        <w:rPr>
          <w:b/>
          <w:caps/>
        </w:rPr>
      </w:pPr>
    </w:p>
    <w:p w14:paraId="1EE9CD3F" w14:textId="77777777" w:rsidR="00CF224C" w:rsidRDefault="00CF224C" w:rsidP="004060DE">
      <w:pPr>
        <w:pStyle w:val="Heading2"/>
      </w:pPr>
      <w:bookmarkStart w:id="67" w:name="_Toc196105762"/>
      <w:r>
        <w:t>Support And Resistance</w:t>
      </w:r>
      <w:bookmarkEnd w:id="67"/>
    </w:p>
    <w:p w14:paraId="0A73BCC3" w14:textId="77777777" w:rsidR="00CF224C" w:rsidRPr="00CF224C" w:rsidRDefault="00CF224C" w:rsidP="004060DE"/>
    <w:p w14:paraId="151D3446" w14:textId="77777777" w:rsidR="009E4F86" w:rsidRDefault="009E4F86" w:rsidP="009E4F86">
      <w:pPr>
        <w:pStyle w:val="Normal1"/>
      </w:pPr>
      <w:r>
        <w:tab/>
        <w:t xml:space="preserve">Support and Resistance are two of the most closely watched and utilized technical indicators. Although </w:t>
      </w:r>
      <w:r w:rsidR="00C524B1">
        <w:t xml:space="preserve">subjective </w:t>
      </w:r>
      <w:r>
        <w:t>at times, identification of these key indicators is an essential ingredient to successful technical analysis</w:t>
      </w:r>
      <w:r w:rsidR="00C524B1">
        <w:t>. E</w:t>
      </w:r>
      <w:r>
        <w:t xml:space="preserve">ven being aware of their existence and location can greatly improve your forecasting and analyzing abilities. </w:t>
      </w:r>
      <w:r w:rsidR="00B424ED">
        <w:t xml:space="preserve">Support and resistance </w:t>
      </w:r>
      <w:r>
        <w:t xml:space="preserve">are price levels at which either supply or demand for </w:t>
      </w:r>
      <w:proofErr w:type="gramStart"/>
      <w:r>
        <w:t>a security</w:t>
      </w:r>
      <w:proofErr w:type="gramEnd"/>
      <w:r>
        <w:t xml:space="preserve"> is often </w:t>
      </w:r>
      <w:r>
        <w:rPr>
          <w:i/>
        </w:rPr>
        <w:t>perceived</w:t>
      </w:r>
      <w:r>
        <w:t xml:space="preserve"> greater than the </w:t>
      </w:r>
      <w:proofErr w:type="gramStart"/>
      <w:r>
        <w:t>other</w:t>
      </w:r>
      <w:r w:rsidR="00B424ED">
        <w:t>.</w:t>
      </w:r>
      <w:r>
        <w:t>.</w:t>
      </w:r>
      <w:proofErr w:type="gramEnd"/>
      <w:r>
        <w:t xml:space="preserve"> Stocks will often exaggerate their movement at these key </w:t>
      </w:r>
      <w:r w:rsidR="00B424ED">
        <w:t xml:space="preserve">price </w:t>
      </w:r>
      <w:proofErr w:type="gramStart"/>
      <w:r>
        <w:t>junctions .</w:t>
      </w:r>
      <w:proofErr w:type="gramEnd"/>
      <w:r>
        <w:t xml:space="preserve">  </w:t>
      </w:r>
    </w:p>
    <w:p w14:paraId="1C6B1415" w14:textId="77777777" w:rsidR="00DD3C51" w:rsidRDefault="00DD3C51" w:rsidP="00DD3C51">
      <w:pPr>
        <w:pStyle w:val="Normal1"/>
      </w:pPr>
    </w:p>
    <w:p w14:paraId="52EE3B60" w14:textId="77777777" w:rsidR="00E301CE" w:rsidRDefault="00E301CE" w:rsidP="00E301CE">
      <w:pPr>
        <w:pStyle w:val="Normal1"/>
      </w:pPr>
      <w:r>
        <w:tab/>
      </w:r>
      <w:r>
        <w:rPr>
          <w:b/>
          <w:i/>
        </w:rPr>
        <w:t>Support</w:t>
      </w:r>
      <w:r>
        <w:rPr>
          <w:b/>
        </w:rPr>
        <w:t>:</w:t>
      </w:r>
      <w:r>
        <w:t xml:space="preserve"> is the level at which demand is thought to be great enough to prevent </w:t>
      </w:r>
      <w:r w:rsidR="00B424ED">
        <w:t>further declines in price.</w:t>
      </w:r>
      <w:r>
        <w:t>  Support is determined by drawing a line connecting the low points (the valleys) on a stock chart.  As </w:t>
      </w:r>
      <w:proofErr w:type="gramStart"/>
      <w:r>
        <w:t>a stock</w:t>
      </w:r>
      <w:proofErr w:type="gramEnd"/>
      <w:r>
        <w:t xml:space="preserve"> price declines, investors are mindful of these </w:t>
      </w:r>
      <w:r w:rsidR="00B424ED">
        <w:t>price levels</w:t>
      </w:r>
      <w:r>
        <w:t>.  It’s almost as if there was some kind of memory inherent in a stock.  Human behavior follows certain predictable patterns much like memory metal.</w:t>
      </w:r>
    </w:p>
    <w:p w14:paraId="1868B23C" w14:textId="77777777" w:rsidR="00DD3C51" w:rsidRDefault="00DD3C51" w:rsidP="00DD3C51">
      <w:pPr>
        <w:pStyle w:val="Normal1"/>
      </w:pPr>
    </w:p>
    <w:p w14:paraId="038A71E8" w14:textId="77777777" w:rsidR="00DD3C51" w:rsidRDefault="00DD3C51" w:rsidP="009E4F86">
      <w:pPr>
        <w:pStyle w:val="Normal1"/>
        <w:rPr>
          <w:color w:val="234D78"/>
        </w:rPr>
      </w:pPr>
      <w:r>
        <w:tab/>
      </w:r>
    </w:p>
    <w:p w14:paraId="7140770B" w14:textId="77777777" w:rsidR="00DD3C51" w:rsidRDefault="00AF0AB4" w:rsidP="007027FD">
      <w:pPr>
        <w:pStyle w:val="Normal1"/>
        <w:jc w:val="center"/>
      </w:pPr>
      <w:hyperlink r:id="rId61" w:history="1">
        <w:r>
          <w:rPr>
            <w:noProof/>
          </w:rPr>
          <w:drawing>
            <wp:inline distT="0" distB="0" distL="0" distR="0" wp14:anchorId="7EB3B5F8" wp14:editId="4F58E693">
              <wp:extent cx="3810000" cy="2451100"/>
              <wp:effectExtent l="0" t="0" r="0" b="1270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3810000" cy="2451100"/>
                      </a:xfrm>
                      <a:prstGeom prst="rect">
                        <a:avLst/>
                      </a:prstGeom>
                      <a:noFill/>
                      <a:ln>
                        <a:noFill/>
                      </a:ln>
                    </pic:spPr>
                  </pic:pic>
                </a:graphicData>
              </a:graphic>
            </wp:inline>
          </w:drawing>
        </w:r>
      </w:hyperlink>
    </w:p>
    <w:p w14:paraId="5123CFD0" w14:textId="77777777" w:rsidR="009E4F86" w:rsidRDefault="009E4F86" w:rsidP="00DD3C51">
      <w:pPr>
        <w:pStyle w:val="Normal1"/>
        <w:rPr>
          <w:color w:val="000099"/>
          <w:u w:val="single"/>
        </w:rPr>
      </w:pPr>
    </w:p>
    <w:p w14:paraId="65E85147" w14:textId="77777777" w:rsidR="00E301CE" w:rsidRDefault="00E301CE" w:rsidP="004060DE">
      <w:pPr>
        <w:pStyle w:val="Normal1"/>
        <w:ind w:firstLine="720"/>
      </w:pPr>
      <w:r>
        <w:rPr>
          <w:b/>
          <w:i/>
        </w:rPr>
        <w:t>Resistance</w:t>
      </w:r>
      <w:r>
        <w:t xml:space="preserve">: is the price level at which supply is thought to be </w:t>
      </w:r>
      <w:r w:rsidR="00B424ED">
        <w:t xml:space="preserve">great </w:t>
      </w:r>
      <w:r>
        <w:t xml:space="preserve">enough to </w:t>
      </w:r>
      <w:r w:rsidR="00B424ED">
        <w:t xml:space="preserve">cap any further appreciation.  </w:t>
      </w:r>
      <w:r>
        <w:t xml:space="preserve">It’s the reverse </w:t>
      </w:r>
      <w:r w:rsidR="00B424ED">
        <w:t>action of support</w:t>
      </w:r>
      <w:r>
        <w:t xml:space="preserve">.   Resistance is determined by drawing a line connecting the high points (the peaks) of the stock price.  Stock price action exhibits </w:t>
      </w:r>
      <w:r w:rsidR="00B424ED">
        <w:t>unusual activity as it struggles to exceed the peak price.</w:t>
      </w:r>
      <w:r>
        <w:t xml:space="preserve">  </w:t>
      </w:r>
      <w:proofErr w:type="gramStart"/>
      <w:r>
        <w:t>Often times</w:t>
      </w:r>
      <w:proofErr w:type="gramEnd"/>
      <w:r>
        <w:t xml:space="preserve"> this market action is </w:t>
      </w:r>
      <w:r w:rsidR="00B424ED">
        <w:t xml:space="preserve">explained by investors </w:t>
      </w:r>
      <w:r w:rsidR="00A67F82">
        <w:t>who are</w:t>
      </w:r>
      <w:r>
        <w:t xml:space="preserve"> waiting to get even and </w:t>
      </w:r>
      <w:r w:rsidR="00A67F82">
        <w:t xml:space="preserve">dump </w:t>
      </w:r>
      <w:r>
        <w:t>the stock.</w:t>
      </w:r>
    </w:p>
    <w:p w14:paraId="1C82EE28" w14:textId="77777777" w:rsidR="009E4F86" w:rsidRDefault="009E4F86" w:rsidP="009E4F86">
      <w:pPr>
        <w:pStyle w:val="Normal1"/>
        <w:rPr>
          <w:color w:val="234D78"/>
        </w:rPr>
      </w:pPr>
      <w:r>
        <w:t> </w:t>
      </w:r>
    </w:p>
    <w:p w14:paraId="65F73471" w14:textId="77777777" w:rsidR="00DD3C51" w:rsidRDefault="00DD3C51" w:rsidP="00DD3C51">
      <w:pPr>
        <w:pStyle w:val="Normal1"/>
      </w:pPr>
    </w:p>
    <w:p w14:paraId="57A3D0EE" w14:textId="77777777" w:rsidR="00E301CE" w:rsidRDefault="00A67F82" w:rsidP="000D0C39">
      <w:pPr>
        <w:pStyle w:val="Normal1"/>
        <w:ind w:firstLine="720"/>
      </w:pPr>
      <w:proofErr w:type="gramStart"/>
      <w:r>
        <w:t>Watch for</w:t>
      </w:r>
      <w:proofErr w:type="gramEnd"/>
      <w:r>
        <w:t xml:space="preserve"> stocks reaching their support and resistance levels</w:t>
      </w:r>
      <w:r w:rsidR="00E301CE">
        <w:t xml:space="preserve">. </w:t>
      </w:r>
      <w:r>
        <w:t xml:space="preserve">  </w:t>
      </w:r>
      <w:r w:rsidR="00E301CE">
        <w:t>Keep in mind that price</w:t>
      </w:r>
      <w:r>
        <w:t>s</w:t>
      </w:r>
      <w:r w:rsidR="00E301CE">
        <w:t xml:space="preserve"> may briefly go beyond your established support and resistance </w:t>
      </w:r>
      <w:proofErr w:type="gramStart"/>
      <w:r w:rsidR="00E301CE">
        <w:t>levels</w:t>
      </w:r>
      <w:proofErr w:type="gramEnd"/>
      <w:r w:rsidR="00E301CE">
        <w:t xml:space="preserve"> so it is a good idea to have a price “zone” rather than a specific level. Once these “zones” are broken the relationship between supply and demand has been altered. Broken support levels </w:t>
      </w:r>
      <w:proofErr w:type="gramStart"/>
      <w:r w:rsidR="00E301CE">
        <w:t>often times</w:t>
      </w:r>
      <w:proofErr w:type="gramEnd"/>
      <w:r w:rsidR="00E301CE">
        <w:t xml:space="preserve"> become </w:t>
      </w:r>
      <w:proofErr w:type="gramStart"/>
      <w:r w:rsidR="00E301CE">
        <w:t>the new</w:t>
      </w:r>
      <w:proofErr w:type="gramEnd"/>
      <w:r w:rsidR="00E301CE">
        <w:t xml:space="preserve"> resistance levels and </w:t>
      </w:r>
      <w:proofErr w:type="gramStart"/>
      <w:r w:rsidR="00E301CE">
        <w:t>vice-versa</w:t>
      </w:r>
      <w:proofErr w:type="gramEnd"/>
      <w:r w:rsidR="00E301CE">
        <w:t>.</w:t>
      </w:r>
    </w:p>
    <w:p w14:paraId="42931A4B" w14:textId="77777777" w:rsidR="00DD3C51" w:rsidRDefault="00DD3C51" w:rsidP="00DD3C51">
      <w:pPr>
        <w:pStyle w:val="Normal1"/>
      </w:pPr>
    </w:p>
    <w:p w14:paraId="2064954D" w14:textId="77777777" w:rsidR="00DD3C51" w:rsidRDefault="00AF0AB4" w:rsidP="007027FD">
      <w:pPr>
        <w:pStyle w:val="Normal1"/>
        <w:jc w:val="center"/>
      </w:pPr>
      <w:hyperlink r:id="rId63" w:history="1">
        <w:r>
          <w:rPr>
            <w:noProof/>
          </w:rPr>
          <w:drawing>
            <wp:inline distT="0" distB="0" distL="0" distR="0" wp14:anchorId="20927C6E" wp14:editId="2EBC586F">
              <wp:extent cx="3810000" cy="2324100"/>
              <wp:effectExtent l="0" t="0" r="0" b="1270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3810000" cy="2324100"/>
                      </a:xfrm>
                      <a:prstGeom prst="rect">
                        <a:avLst/>
                      </a:prstGeom>
                      <a:noFill/>
                      <a:ln>
                        <a:noFill/>
                      </a:ln>
                    </pic:spPr>
                  </pic:pic>
                </a:graphicData>
              </a:graphic>
            </wp:inline>
          </w:drawing>
        </w:r>
      </w:hyperlink>
    </w:p>
    <w:p w14:paraId="4DC06D95" w14:textId="77777777" w:rsidR="00A67F82" w:rsidRPr="00A67F82" w:rsidRDefault="00A67F82" w:rsidP="00A67F82">
      <w:pPr>
        <w:pStyle w:val="Normal1"/>
        <w:jc w:val="center"/>
        <w:rPr>
          <w:i/>
          <w:color w:val="000099"/>
        </w:rPr>
      </w:pPr>
      <w:r w:rsidRPr="00A67F82">
        <w:rPr>
          <w:i/>
          <w:color w:val="000099"/>
        </w:rPr>
        <w:t xml:space="preserve">As PFST broke through </w:t>
      </w:r>
      <w:proofErr w:type="spellStart"/>
      <w:proofErr w:type="gramStart"/>
      <w:r w:rsidRPr="00A67F82">
        <w:rPr>
          <w:i/>
          <w:color w:val="000099"/>
        </w:rPr>
        <w:t>it’s</w:t>
      </w:r>
      <w:proofErr w:type="spellEnd"/>
      <w:proofErr w:type="gramEnd"/>
      <w:r w:rsidRPr="00A67F82">
        <w:rPr>
          <w:i/>
          <w:color w:val="000099"/>
        </w:rPr>
        <w:t xml:space="preserve"> level of support, it became the new resistance zone.</w:t>
      </w:r>
    </w:p>
    <w:p w14:paraId="6A38D953" w14:textId="77777777" w:rsidR="009E4F86" w:rsidRPr="00A67F82" w:rsidRDefault="009E4F86" w:rsidP="00A67F82">
      <w:pPr>
        <w:pStyle w:val="Normal1"/>
        <w:rPr>
          <w:i/>
          <w:color w:val="000099"/>
          <w:u w:val="single"/>
        </w:rPr>
      </w:pPr>
    </w:p>
    <w:p w14:paraId="21F62A15" w14:textId="77777777" w:rsidR="00E301CE" w:rsidRDefault="00DD3C51" w:rsidP="00E301CE">
      <w:pPr>
        <w:pStyle w:val="Normal1"/>
      </w:pPr>
      <w:r>
        <w:tab/>
      </w:r>
      <w:r w:rsidR="00E301CE">
        <w:tab/>
        <w:t>In fact</w:t>
      </w:r>
      <w:r w:rsidR="00A67F82">
        <w:t>,</w:t>
      </w:r>
      <w:r w:rsidR="00E301CE">
        <w:t xml:space="preserve"> you can make a logical argument that buying a stock after it makes new highs is the best time.   This style of investing is often associated with “momentum </w:t>
      </w:r>
      <w:r w:rsidR="00A67F82">
        <w:t>investors</w:t>
      </w:r>
      <w:r w:rsidR="00E301CE">
        <w:t xml:space="preserve">”.  </w:t>
      </w:r>
      <w:r w:rsidR="00521D80">
        <w:t>S</w:t>
      </w:r>
      <w:r w:rsidR="00E301CE">
        <w:t>udden spurt</w:t>
      </w:r>
      <w:r w:rsidR="00521D80">
        <w:t>s</w:t>
      </w:r>
      <w:r w:rsidR="00E301CE">
        <w:t xml:space="preserve"> in volume </w:t>
      </w:r>
      <w:r w:rsidR="00521D80">
        <w:t>are followed by</w:t>
      </w:r>
      <w:r w:rsidR="00E301CE">
        <w:t xml:space="preserve"> quick price appreciation when stocks “break out”.  There are numerous stock </w:t>
      </w:r>
      <w:r w:rsidR="00521D80">
        <w:t xml:space="preserve">screening tools </w:t>
      </w:r>
      <w:r w:rsidR="00E301CE">
        <w:t xml:space="preserve">designed to rapidly </w:t>
      </w:r>
      <w:r w:rsidR="00521D80">
        <w:t>identify this occurrence</w:t>
      </w:r>
      <w:r w:rsidR="00E301CE">
        <w:t xml:space="preserve"> in real-time</w:t>
      </w:r>
      <w:r w:rsidR="00521D80">
        <w:t>,</w:t>
      </w:r>
      <w:r w:rsidR="00E301CE">
        <w:t xml:space="preserve"> although it may be a better strategy to trade against this behavior and </w:t>
      </w:r>
      <w:proofErr w:type="gramStart"/>
      <w:r w:rsidR="00E301CE">
        <w:t>short</w:t>
      </w:r>
      <w:proofErr w:type="gramEnd"/>
      <w:r w:rsidR="00E301CE">
        <w:t xml:space="preserve"> them.  Following crowd behavior is usually the wrong thing to do.</w:t>
      </w:r>
    </w:p>
    <w:p w14:paraId="7BB934CD" w14:textId="77777777" w:rsidR="00E301CE" w:rsidRDefault="00E301CE" w:rsidP="00E301CE">
      <w:pPr>
        <w:pStyle w:val="Normal1"/>
      </w:pPr>
      <w:r>
        <w:t> </w:t>
      </w:r>
    </w:p>
    <w:p w14:paraId="0B2BA020" w14:textId="77777777" w:rsidR="00E301CE" w:rsidRDefault="00E301CE" w:rsidP="00E301CE">
      <w:pPr>
        <w:pStyle w:val="Normal1"/>
      </w:pPr>
      <w:r>
        <w:tab/>
      </w:r>
      <w:r>
        <w:rPr>
          <w:b/>
        </w:rPr>
        <w:t>Moving Averages:</w:t>
      </w:r>
      <w:r>
        <w:t xml:space="preserve"> </w:t>
      </w:r>
      <w:r w:rsidR="001206F9">
        <w:t xml:space="preserve">These </w:t>
      </w:r>
      <w:r w:rsidR="000D0C39">
        <w:t>are also</w:t>
      </w:r>
      <w:r>
        <w:t xml:space="preserve"> helpful when used along with support and resistance. The moving average is simply a line chart that shows the average value of </w:t>
      </w:r>
      <w:proofErr w:type="gramStart"/>
      <w:r>
        <w:t xml:space="preserve">a </w:t>
      </w:r>
      <w:r>
        <w:lastRenderedPageBreak/>
        <w:t>security</w:t>
      </w:r>
      <w:proofErr w:type="gramEnd"/>
      <w:r>
        <w:t xml:space="preserve"> over a series of periods. They do not predict the price direction; rather they define the current direction with a lag, because they are based </w:t>
      </w:r>
      <w:proofErr w:type="gramStart"/>
      <w:r>
        <w:t>off of</w:t>
      </w:r>
      <w:proofErr w:type="gramEnd"/>
      <w:r>
        <w:t xml:space="preserve"> past prices.</w:t>
      </w:r>
    </w:p>
    <w:p w14:paraId="23AAA4A6" w14:textId="77777777" w:rsidR="00CF224C" w:rsidRDefault="00CF224C" w:rsidP="00E301CE">
      <w:pPr>
        <w:pStyle w:val="Normal1"/>
      </w:pPr>
    </w:p>
    <w:p w14:paraId="647B308C" w14:textId="77777777" w:rsidR="00E301CE" w:rsidRDefault="00E301CE" w:rsidP="00DF2E9A">
      <w:pPr>
        <w:pStyle w:val="Normal1"/>
        <w:jc w:val="center"/>
      </w:pPr>
      <w:r>
        <w:rPr>
          <w:noProof/>
        </w:rPr>
        <w:drawing>
          <wp:inline distT="0" distB="0" distL="0" distR="0" wp14:anchorId="0A997750" wp14:editId="3C82FB80">
            <wp:extent cx="3810000" cy="2971800"/>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810000" cy="2971800"/>
                    </a:xfrm>
                    <a:prstGeom prst="rect">
                      <a:avLst/>
                    </a:prstGeom>
                    <a:noFill/>
                    <a:ln>
                      <a:noFill/>
                    </a:ln>
                  </pic:spPr>
                </pic:pic>
              </a:graphicData>
            </a:graphic>
          </wp:inline>
        </w:drawing>
      </w:r>
    </w:p>
    <w:p w14:paraId="65024632" w14:textId="77777777" w:rsidR="00E301CE" w:rsidRDefault="00E301CE" w:rsidP="00E301CE">
      <w:pPr>
        <w:pStyle w:val="Normal1"/>
      </w:pPr>
    </w:p>
    <w:p w14:paraId="234BD61D" w14:textId="77777777" w:rsidR="00E301CE" w:rsidRDefault="00E301CE" w:rsidP="00E301CE">
      <w:pPr>
        <w:pStyle w:val="Normal1"/>
      </w:pPr>
      <w:r>
        <w:tab/>
        <w:t xml:space="preserve">Moving averages can </w:t>
      </w:r>
      <w:r w:rsidR="001206F9">
        <w:t xml:space="preserve">exhibit the same effect </w:t>
      </w:r>
      <w:r>
        <w:t xml:space="preserve">as support and resistance when price approaches them. But unlike regular support and resistance levels, they do not remain at one stationary level and move </w:t>
      </w:r>
      <w:proofErr w:type="gramStart"/>
      <w:r>
        <w:t>on</w:t>
      </w:r>
      <w:proofErr w:type="gramEnd"/>
      <w:r>
        <w:t xml:space="preserve"> your chart. Simple averages help form the building blocks </w:t>
      </w:r>
      <w:r w:rsidR="001206F9">
        <w:t xml:space="preserve">for </w:t>
      </w:r>
      <w:r>
        <w:t>many other technical indicators</w:t>
      </w:r>
      <w:r w:rsidR="001206F9">
        <w:t xml:space="preserve">. </w:t>
      </w:r>
      <w:r>
        <w:t xml:space="preserve"> </w:t>
      </w:r>
    </w:p>
    <w:p w14:paraId="2F61EA3B" w14:textId="77777777" w:rsidR="00E301CE" w:rsidRDefault="00E301CE" w:rsidP="00E301CE">
      <w:pPr>
        <w:pStyle w:val="Normal1"/>
      </w:pPr>
      <w:r>
        <w:t> </w:t>
      </w:r>
    </w:p>
    <w:p w14:paraId="5A63AF26" w14:textId="77777777" w:rsidR="00E301CE" w:rsidRDefault="00E301CE" w:rsidP="00E301CE">
      <w:pPr>
        <w:pStyle w:val="Normal1"/>
      </w:pPr>
      <w:r>
        <w:tab/>
      </w:r>
      <w:r w:rsidR="001206F9">
        <w:t>J</w:t>
      </w:r>
      <w:r>
        <w:t>ust like support and resistance</w:t>
      </w:r>
      <w:r w:rsidR="001206F9">
        <w:t xml:space="preserve">, </w:t>
      </w:r>
      <w:r>
        <w:t>stock</w:t>
      </w:r>
      <w:r w:rsidR="001206F9">
        <w:t xml:space="preserve">s </w:t>
      </w:r>
      <w:r>
        <w:t xml:space="preserve">exhibit </w:t>
      </w:r>
      <w:r>
        <w:rPr>
          <w:b/>
        </w:rPr>
        <w:t>short-term </w:t>
      </w:r>
      <w:r>
        <w:t xml:space="preserve">predictable </w:t>
      </w:r>
      <w:r w:rsidR="001206F9">
        <w:t xml:space="preserve">behavior </w:t>
      </w:r>
      <w:r>
        <w:t>at the 50</w:t>
      </w:r>
      <w:r w:rsidR="001206F9">
        <w:t xml:space="preserve"> </w:t>
      </w:r>
      <w:r>
        <w:t xml:space="preserve">day and 200 day moving average lines.   These lines drawn by the computer become support and resistance lines just like the lines drawn from peak to </w:t>
      </w:r>
      <w:proofErr w:type="gramStart"/>
      <w:r>
        <w:t>peaks</w:t>
      </w:r>
      <w:proofErr w:type="gramEnd"/>
      <w:r>
        <w:t xml:space="preserve"> and valley to </w:t>
      </w:r>
      <w:proofErr w:type="gramStart"/>
      <w:r>
        <w:t>valleys</w:t>
      </w:r>
      <w:proofErr w:type="gramEnd"/>
      <w:r>
        <w:t>.  Although you should never make a</w:t>
      </w:r>
      <w:r w:rsidR="001206F9">
        <w:t xml:space="preserve">n investment </w:t>
      </w:r>
      <w:r>
        <w:t>s</w:t>
      </w:r>
      <w:r w:rsidR="001206F9">
        <w:t xml:space="preserve">olely based </w:t>
      </w:r>
      <w:r>
        <w:t xml:space="preserve">on a technical indicator, </w:t>
      </w:r>
      <w:proofErr w:type="gramStart"/>
      <w:r>
        <w:t>having an understanding of</w:t>
      </w:r>
      <w:proofErr w:type="gramEnd"/>
      <w:r>
        <w:t xml:space="preserve"> these simple concepts can greatly improve your </w:t>
      </w:r>
      <w:proofErr w:type="gramStart"/>
      <w:r w:rsidR="001206F9">
        <w:t>results.</w:t>
      </w:r>
      <w:r>
        <w:t>.</w:t>
      </w:r>
      <w:proofErr w:type="gramEnd"/>
      <w:r>
        <w:t xml:space="preserve"> </w:t>
      </w:r>
    </w:p>
    <w:p w14:paraId="3D433D37" w14:textId="77777777" w:rsidR="00DD3C51" w:rsidRDefault="00DD3C51" w:rsidP="00E301CE">
      <w:pPr>
        <w:pStyle w:val="Normal1"/>
      </w:pPr>
    </w:p>
    <w:p w14:paraId="57903CD9" w14:textId="77777777" w:rsidR="00DD3C51" w:rsidRDefault="00DD3C51" w:rsidP="00DD3C51">
      <w:pPr>
        <w:pStyle w:val="Normal1"/>
      </w:pPr>
    </w:p>
    <w:p w14:paraId="537B30D0" w14:textId="77777777" w:rsidR="00671CB2" w:rsidRDefault="00671CB2" w:rsidP="00671CB2">
      <w:pPr>
        <w:pStyle w:val="Normal1"/>
      </w:pPr>
      <w:r>
        <w:tab/>
      </w:r>
      <w:proofErr w:type="gramStart"/>
      <w:r w:rsidR="001206F9">
        <w:t>I</w:t>
      </w:r>
      <w:r>
        <w:t>n order to</w:t>
      </w:r>
      <w:proofErr w:type="gramEnd"/>
      <w:r>
        <w:t xml:space="preserve"> do that you want to be sure you're using the moving averages that are the most popular ones. In that case it would be the 50-day and the 200-day moving average</w:t>
      </w:r>
      <w:r w:rsidR="001206F9">
        <w:t>s</w:t>
      </w:r>
      <w:r>
        <w:t xml:space="preserve">. Since the primary goal of this exercise is to see what other people are seeing, </w:t>
      </w:r>
      <w:r w:rsidR="001206F9">
        <w:t>you should look at what other people are looking at</w:t>
      </w:r>
      <w:r>
        <w:t xml:space="preserve">. </w:t>
      </w:r>
      <w:r w:rsidR="001206F9">
        <w:t xml:space="preserve"> D</w:t>
      </w:r>
      <w:r>
        <w:t xml:space="preserve">raw two lines connecting the values of the moving average along the high points and the low points.   The low points of the moving average will be your </w:t>
      </w:r>
      <w:proofErr w:type="gramStart"/>
      <w:r>
        <w:t>support</w:t>
      </w:r>
      <w:proofErr w:type="gramEnd"/>
      <w:r>
        <w:t xml:space="preserve"> and the upper limits of the moving average will be your resistance.</w:t>
      </w:r>
    </w:p>
    <w:p w14:paraId="380C8F8D" w14:textId="77777777" w:rsidR="00671CB2" w:rsidRDefault="00671CB2" w:rsidP="00671CB2">
      <w:pPr>
        <w:pStyle w:val="Normal1"/>
      </w:pPr>
    </w:p>
    <w:p w14:paraId="54EBF4F4" w14:textId="77777777" w:rsidR="00CF224C" w:rsidRPr="009039FA" w:rsidRDefault="009039FA" w:rsidP="004060DE">
      <w:pPr>
        <w:pStyle w:val="Heading2"/>
      </w:pPr>
      <w:bookmarkStart w:id="68" w:name="_Toc196105763"/>
      <w:r w:rsidRPr="009039FA">
        <w:lastRenderedPageBreak/>
        <w:t xml:space="preserve">Oscillate </w:t>
      </w:r>
      <w:r w:rsidR="00151163">
        <w:t>T</w:t>
      </w:r>
      <w:r w:rsidRPr="009039FA">
        <w:t>his</w:t>
      </w:r>
      <w:bookmarkEnd w:id="68"/>
    </w:p>
    <w:p w14:paraId="7B212195" w14:textId="77777777" w:rsidR="00CF224C" w:rsidRPr="00CF224C" w:rsidRDefault="00CF224C" w:rsidP="004060DE"/>
    <w:p w14:paraId="41125561" w14:textId="77777777" w:rsidR="00671CB2" w:rsidRDefault="00671CB2" w:rsidP="00671CB2">
      <w:pPr>
        <w:pStyle w:val="Normal1"/>
      </w:pPr>
      <w:r>
        <w:tab/>
        <w:t xml:space="preserve">There are </w:t>
      </w:r>
      <w:proofErr w:type="gramStart"/>
      <w:r>
        <w:t>a number of</w:t>
      </w:r>
      <w:proofErr w:type="gramEnd"/>
      <w:r>
        <w:t xml:space="preserve"> technical indicators under the category of oscillators.  They are</w:t>
      </w:r>
      <w:r w:rsidR="00626990">
        <w:t xml:space="preserve"> all</w:t>
      </w:r>
      <w:r>
        <w:t xml:space="preserve"> interpreted pretty much the same way.  We are going to concentrate on the most popular one, stochastics.  After all</w:t>
      </w:r>
      <w:r w:rsidR="00626990">
        <w:t>,</w:t>
      </w:r>
      <w:r>
        <w:t xml:space="preserve"> the reason we look at just the </w:t>
      </w:r>
      <w:proofErr w:type="gramStart"/>
      <w:r>
        <w:t>50 and 200 day</w:t>
      </w:r>
      <w:proofErr w:type="gramEnd"/>
      <w:r>
        <w:t xml:space="preserve"> moving averages is the same reason we look at stochastics. This is the oscillator most stock chartists are looking at.</w:t>
      </w:r>
    </w:p>
    <w:p w14:paraId="776234A4" w14:textId="77777777" w:rsidR="00671CB2" w:rsidRDefault="00671CB2" w:rsidP="00671CB2">
      <w:pPr>
        <w:pStyle w:val="Normal1"/>
      </w:pPr>
    </w:p>
    <w:p w14:paraId="0D8A5F95" w14:textId="77777777" w:rsidR="00626990" w:rsidRDefault="00671CB2" w:rsidP="00671CB2">
      <w:pPr>
        <w:pStyle w:val="Normal1"/>
      </w:pPr>
      <w:r>
        <w:tab/>
        <w:t xml:space="preserve">The good news is that all of these different oscillators, stochastic, </w:t>
      </w:r>
      <w:hyperlink r:id="rId66" w:history="1">
        <w:r>
          <w:t>moving average convergence divergence</w:t>
        </w:r>
      </w:hyperlink>
      <w:r>
        <w:t xml:space="preserve"> (MACD), RSI, etc. work the same way. The stochastic oscillator is interpreted as a sine like wave fluctuating from below the 20 level, which marks oversold territory to above the 80 band that marks the overbought boundary. The idea behind this is that when the indicator </w:t>
      </w:r>
      <w:r w:rsidR="00626990">
        <w:t xml:space="preserve">rises </w:t>
      </w:r>
      <w:r>
        <w:t xml:space="preserve">above 80 the stock is overbought.  Now stocks can stay overbought for long periods of time.  In </w:t>
      </w:r>
      <w:proofErr w:type="gramStart"/>
      <w:r>
        <w:t>fact</w:t>
      </w:r>
      <w:proofErr w:type="gramEnd"/>
      <w:r>
        <w:t xml:space="preserve"> the biggest winners will stay overbought.  </w:t>
      </w:r>
    </w:p>
    <w:p w14:paraId="10818F1B" w14:textId="77777777" w:rsidR="00671CB2" w:rsidRDefault="00671CB2" w:rsidP="00D60D4B">
      <w:pPr>
        <w:pStyle w:val="Normal1"/>
        <w:ind w:firstLine="720"/>
      </w:pPr>
      <w:r>
        <w:t xml:space="preserve">When the oscillator leaves the overbought level and crosses below the 80 </w:t>
      </w:r>
      <w:proofErr w:type="gramStart"/>
      <w:r>
        <w:t>threshold</w:t>
      </w:r>
      <w:proofErr w:type="gramEnd"/>
      <w:r>
        <w:t>, this is the time to sell the stock.  The reverse is true.  When the stock leaves the oversold area crossing the 20 level, that’s the time to buy.  The illustration below demonstrates this perfectly.  Buyer beware, few times in real life does it work so handily.</w:t>
      </w:r>
      <w:r w:rsidR="00626990">
        <w:t xml:space="preserve"> </w:t>
      </w:r>
    </w:p>
    <w:p w14:paraId="555BA638" w14:textId="77777777" w:rsidR="00671CB2" w:rsidRDefault="00671CB2" w:rsidP="00671CB2">
      <w:pPr>
        <w:pStyle w:val="Normal1"/>
      </w:pPr>
    </w:p>
    <w:p w14:paraId="3804A103" w14:textId="77777777" w:rsidR="00DD3C51" w:rsidRDefault="00671CB2" w:rsidP="00DD3C51">
      <w:pPr>
        <w:pStyle w:val="Normal1"/>
      </w:pPr>
      <w:r>
        <w:rPr>
          <w:noProof/>
        </w:rPr>
        <w:drawing>
          <wp:inline distT="0" distB="0" distL="0" distR="0" wp14:anchorId="07F72343" wp14:editId="2F1078F0">
            <wp:extent cx="4610100" cy="3668771"/>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4611412" cy="3669815"/>
                    </a:xfrm>
                    <a:prstGeom prst="rect">
                      <a:avLst/>
                    </a:prstGeom>
                    <a:noFill/>
                    <a:ln>
                      <a:noFill/>
                    </a:ln>
                  </pic:spPr>
                </pic:pic>
              </a:graphicData>
            </a:graphic>
          </wp:inline>
        </w:drawing>
      </w:r>
    </w:p>
    <w:p w14:paraId="24A1D4CC" w14:textId="77777777" w:rsidR="00DD3C51" w:rsidRDefault="00DD3C51" w:rsidP="00DD3C51">
      <w:pPr>
        <w:pStyle w:val="Normal1"/>
      </w:pPr>
    </w:p>
    <w:p w14:paraId="6F6D4E61" w14:textId="77777777" w:rsidR="005023DE" w:rsidRDefault="005023DE" w:rsidP="00DD3C51">
      <w:pPr>
        <w:pStyle w:val="Normal1"/>
      </w:pPr>
    </w:p>
    <w:p w14:paraId="4F64C8E3" w14:textId="77777777" w:rsidR="005023DE" w:rsidRDefault="005023DE" w:rsidP="00DD3C51">
      <w:pPr>
        <w:pStyle w:val="Normal1"/>
      </w:pPr>
    </w:p>
    <w:p w14:paraId="687B8ACC" w14:textId="77777777" w:rsidR="00DD3C51" w:rsidRDefault="00DD3C51" w:rsidP="004060DE">
      <w:pPr>
        <w:pStyle w:val="Heading2"/>
      </w:pPr>
      <w:bookmarkStart w:id="69" w:name="_Toc196105764"/>
      <w:r>
        <w:t>Divergence- My Favorite Technical Indicator</w:t>
      </w:r>
      <w:bookmarkEnd w:id="69"/>
    </w:p>
    <w:p w14:paraId="6688A83F" w14:textId="77777777" w:rsidR="00E301CE" w:rsidRDefault="00E301CE" w:rsidP="00E301CE">
      <w:pPr>
        <w:pStyle w:val="Normal1"/>
      </w:pPr>
    </w:p>
    <w:p w14:paraId="23AB678F" w14:textId="77777777" w:rsidR="00DD3C51" w:rsidRDefault="00E301CE" w:rsidP="00E301CE">
      <w:pPr>
        <w:pStyle w:val="Normal1"/>
      </w:pPr>
      <w:r>
        <w:tab/>
        <w:t>We’ve spent some time discussing technical indicators that I don’t really believe have any real predictive power.  Now I’m going to tell you about an indicator that works. This is divergence.  Most oscillator indicators just track the direction of the underlying security.  If a stock is rising</w:t>
      </w:r>
      <w:r w:rsidR="002E333A">
        <w:t>,</w:t>
      </w:r>
      <w:r>
        <w:t xml:space="preserve"> the oscillator will generally </w:t>
      </w:r>
      <w:r w:rsidR="00EE6973">
        <w:t>follow suit</w:t>
      </w:r>
      <w:r>
        <w:t>. When the stock falls in price, the oscillator will fall with it.  Divergence is explained when this connection between the indicator a</w:t>
      </w:r>
      <w:r w:rsidR="002E333A">
        <w:t xml:space="preserve">nd underlying stock is broken. </w:t>
      </w:r>
    </w:p>
    <w:p w14:paraId="01B0974B" w14:textId="77777777" w:rsidR="00DD3C51" w:rsidRDefault="00DD3C51" w:rsidP="00DD3C51">
      <w:pPr>
        <w:pStyle w:val="Normal1"/>
      </w:pPr>
    </w:p>
    <w:p w14:paraId="6EA8D084" w14:textId="77777777" w:rsidR="00DD3C51" w:rsidRDefault="00AF0AB4" w:rsidP="00DD3C51">
      <w:pPr>
        <w:pStyle w:val="Normal1"/>
        <w:jc w:val="center"/>
      </w:pPr>
      <w:hyperlink r:id="rId68" w:history="1">
        <w:r>
          <w:rPr>
            <w:noProof/>
          </w:rPr>
          <w:drawing>
            <wp:inline distT="0" distB="0" distL="0" distR="0" wp14:anchorId="25FC607D" wp14:editId="5E0E51F5">
              <wp:extent cx="3810000" cy="2768600"/>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3810000" cy="2768600"/>
                      </a:xfrm>
                      <a:prstGeom prst="rect">
                        <a:avLst/>
                      </a:prstGeom>
                      <a:noFill/>
                      <a:ln>
                        <a:noFill/>
                      </a:ln>
                    </pic:spPr>
                  </pic:pic>
                </a:graphicData>
              </a:graphic>
            </wp:inline>
          </w:drawing>
        </w:r>
      </w:hyperlink>
    </w:p>
    <w:p w14:paraId="5D54419A" w14:textId="77777777" w:rsidR="00DD3C51" w:rsidRDefault="00DD3C51" w:rsidP="00DD3C51">
      <w:pPr>
        <w:pStyle w:val="Normal1"/>
        <w:jc w:val="center"/>
      </w:pPr>
    </w:p>
    <w:p w14:paraId="0465A636" w14:textId="77777777" w:rsidR="00E301CE" w:rsidRDefault="00E301CE" w:rsidP="00E301CE">
      <w:pPr>
        <w:pStyle w:val="Normal1"/>
        <w:rPr>
          <w:color w:val="343434"/>
        </w:rPr>
      </w:pPr>
    </w:p>
    <w:p w14:paraId="4AA6235C" w14:textId="77777777" w:rsidR="00E301CE" w:rsidRDefault="00E301CE" w:rsidP="00E301CE">
      <w:pPr>
        <w:pStyle w:val="Normal1"/>
        <w:rPr>
          <w:color w:val="343434"/>
        </w:rPr>
      </w:pPr>
      <w:r>
        <w:rPr>
          <w:color w:val="343434"/>
        </w:rPr>
        <w:tab/>
        <w:t xml:space="preserve">Divergence is a move in the price of an asset not confirmed by a comparable move in the applied technical indicator. For example, in the illustration HL price begins a move upward yet LL indicator is </w:t>
      </w:r>
      <w:proofErr w:type="gramStart"/>
      <w:r>
        <w:rPr>
          <w:color w:val="343434"/>
        </w:rPr>
        <w:t>actually moving</w:t>
      </w:r>
      <w:proofErr w:type="gramEnd"/>
      <w:r>
        <w:rPr>
          <w:color w:val="343434"/>
        </w:rPr>
        <w:t xml:space="preserve"> in a different direction.</w:t>
      </w:r>
    </w:p>
    <w:p w14:paraId="62A74DAC" w14:textId="77777777" w:rsidR="00E301CE" w:rsidRDefault="00E301CE" w:rsidP="00E301CE">
      <w:pPr>
        <w:pStyle w:val="Normal1"/>
        <w:rPr>
          <w:color w:val="343434"/>
        </w:rPr>
      </w:pPr>
    </w:p>
    <w:p w14:paraId="475BA3BD" w14:textId="77777777" w:rsidR="002E333A" w:rsidRPr="002E333A" w:rsidRDefault="00E301CE" w:rsidP="002E333A">
      <w:pPr>
        <w:pStyle w:val="Normal1"/>
      </w:pPr>
      <w:r>
        <w:rPr>
          <w:color w:val="343434"/>
        </w:rPr>
        <w:tab/>
      </w:r>
      <w:r w:rsidR="002E333A">
        <w:rPr>
          <w:b/>
        </w:rPr>
        <w:t>D</w:t>
      </w:r>
      <w:r>
        <w:rPr>
          <w:b/>
        </w:rPr>
        <w:t>ivergence is the most predictive of all the indicators.</w:t>
      </w:r>
      <w:r>
        <w:t xml:space="preserve"> It will be early </w:t>
      </w:r>
      <w:proofErr w:type="gramStart"/>
      <w:r>
        <w:t>more often than not</w:t>
      </w:r>
      <w:proofErr w:type="gramEnd"/>
      <w:r>
        <w:t xml:space="preserve">. Early can be very painful, though.  </w:t>
      </w:r>
      <w:r w:rsidR="002E333A">
        <w:t xml:space="preserve">An </w:t>
      </w:r>
      <w:proofErr w:type="gramStart"/>
      <w:r w:rsidR="002E333A">
        <w:t>often-repeated</w:t>
      </w:r>
      <w:proofErr w:type="gramEnd"/>
      <w:r w:rsidR="002E333A">
        <w:t xml:space="preserve"> saying on Wall Street is “</w:t>
      </w:r>
      <w:r w:rsidR="002E333A">
        <w:rPr>
          <w:i/>
        </w:rPr>
        <w:t xml:space="preserve">What’s the difference between being early and wrong?”  </w:t>
      </w:r>
      <w:r w:rsidR="002E333A" w:rsidRPr="002E333A">
        <w:t>There isn’t one.</w:t>
      </w:r>
    </w:p>
    <w:p w14:paraId="21A564DA" w14:textId="77777777" w:rsidR="00E301CE" w:rsidRDefault="00E301CE" w:rsidP="00E301CE">
      <w:pPr>
        <w:pStyle w:val="Normal1"/>
      </w:pPr>
    </w:p>
    <w:p w14:paraId="611AB4D8" w14:textId="77777777" w:rsidR="00E301CE" w:rsidRDefault="00E301CE" w:rsidP="00E301CE">
      <w:pPr>
        <w:pStyle w:val="Normal1"/>
      </w:pPr>
      <w:r>
        <w:tab/>
      </w:r>
      <w:proofErr w:type="gramStart"/>
      <w:r>
        <w:t xml:space="preserve">That being </w:t>
      </w:r>
      <w:r w:rsidR="002E333A">
        <w:t>said</w:t>
      </w:r>
      <w:r>
        <w:t xml:space="preserve"> let</w:t>
      </w:r>
      <w:proofErr w:type="gramEnd"/>
      <w:r>
        <w:t xml:space="preserve"> me show you how I interpret divergence. </w:t>
      </w:r>
      <w:proofErr w:type="gramStart"/>
      <w:r>
        <w:t>First of all</w:t>
      </w:r>
      <w:proofErr w:type="gramEnd"/>
      <w:r>
        <w:t xml:space="preserve"> I only look at a version of Wilder’s relative strength index when I’m examining divergence. Developed </w:t>
      </w:r>
      <w:r>
        <w:lastRenderedPageBreak/>
        <w:t xml:space="preserve">by J. Welles Wilder, the Relative Strength Index (RSI) is a momentum oscillator that measures the speed and change of price movements. Before we get too far into this, let’s rehash the popular version of what this indicator does because I </w:t>
      </w:r>
      <w:r>
        <w:rPr>
          <w:i/>
        </w:rPr>
        <w:t>don’t</w:t>
      </w:r>
      <w:r>
        <w:t xml:space="preserve"> use it in the way most people do.</w:t>
      </w:r>
    </w:p>
    <w:p w14:paraId="58989E68" w14:textId="77777777" w:rsidR="00DD3C51" w:rsidRDefault="00AF0AB4" w:rsidP="00DD3C51">
      <w:pPr>
        <w:pStyle w:val="Normal1"/>
        <w:jc w:val="center"/>
        <w:rPr>
          <w:color w:val="444444"/>
        </w:rPr>
      </w:pPr>
      <w:hyperlink r:id="rId70" w:history="1">
        <w:r w:rsidRPr="004060DE">
          <w:rPr>
            <w:noProof/>
            <w:color w:val="444444"/>
          </w:rPr>
          <w:drawing>
            <wp:inline distT="0" distB="0" distL="0" distR="0" wp14:anchorId="666B06D5" wp14:editId="32F2099F">
              <wp:extent cx="5080000" cy="3289300"/>
              <wp:effectExtent l="0" t="0" r="0" b="1270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080000" cy="3289300"/>
                      </a:xfrm>
                      <a:prstGeom prst="rect">
                        <a:avLst/>
                      </a:prstGeom>
                      <a:noFill/>
                      <a:ln>
                        <a:noFill/>
                      </a:ln>
                    </pic:spPr>
                  </pic:pic>
                </a:graphicData>
              </a:graphic>
            </wp:inline>
          </w:drawing>
        </w:r>
      </w:hyperlink>
    </w:p>
    <w:p w14:paraId="7201D0BF" w14:textId="77777777" w:rsidR="00DD3C51" w:rsidRDefault="00DD3C51" w:rsidP="00DD3C51">
      <w:pPr>
        <w:pStyle w:val="Normal1"/>
        <w:rPr>
          <w:color w:val="444444"/>
        </w:rPr>
      </w:pPr>
    </w:p>
    <w:p w14:paraId="4AB22ED7" w14:textId="77777777" w:rsidR="00DD3C51" w:rsidRDefault="00DD3C51" w:rsidP="00DD3C51">
      <w:pPr>
        <w:pStyle w:val="Normal1"/>
        <w:jc w:val="center"/>
        <w:rPr>
          <w:i/>
        </w:rPr>
      </w:pPr>
      <w:r>
        <w:rPr>
          <w:i/>
        </w:rPr>
        <w:t>Relative Strength Index 14-period</w:t>
      </w:r>
    </w:p>
    <w:p w14:paraId="30BBC6E6" w14:textId="77777777" w:rsidR="00DD3C51" w:rsidRDefault="00DD3C51" w:rsidP="00DD3C51">
      <w:pPr>
        <w:pStyle w:val="Normal1"/>
        <w:jc w:val="center"/>
        <w:rPr>
          <w:i/>
        </w:rPr>
      </w:pPr>
    </w:p>
    <w:p w14:paraId="2ECA2266" w14:textId="77777777" w:rsidR="00E301CE" w:rsidRDefault="00DD3C51" w:rsidP="00E301CE">
      <w:pPr>
        <w:pStyle w:val="Normal1"/>
      </w:pPr>
      <w:r>
        <w:tab/>
      </w:r>
      <w:r w:rsidR="00E301CE">
        <w:t xml:space="preserve">The RSI is presented on a graph above or below the price chart. The indicator has an upper line, typically at 70, a lower line at 30, and a dashed mid-line at 50. Wilder believed that when price moves up very rapidly, at some point it is considered </w:t>
      </w:r>
      <w:proofErr w:type="gramStart"/>
      <w:r w:rsidR="00E301CE">
        <w:t>over-bought</w:t>
      </w:r>
      <w:proofErr w:type="gramEnd"/>
      <w:r w:rsidR="00E301CE">
        <w:t xml:space="preserve">. Likewise, when </w:t>
      </w:r>
      <w:proofErr w:type="gramStart"/>
      <w:r w:rsidR="00E301CE">
        <w:t>price falls</w:t>
      </w:r>
      <w:proofErr w:type="gramEnd"/>
      <w:r w:rsidR="00E301CE">
        <w:t xml:space="preserve"> very rapidly, at some point it is considered oversold. In either case, Wilder deemed a reaction or reversal imminent.</w:t>
      </w:r>
    </w:p>
    <w:p w14:paraId="1B96696A" w14:textId="77777777" w:rsidR="00BF0589" w:rsidRDefault="00E301CE" w:rsidP="00E301CE">
      <w:pPr>
        <w:pStyle w:val="Normal1"/>
      </w:pPr>
      <w:r>
        <w:tab/>
        <w:t>The level of the RSI is a measure of the stock’s recent trading strength. The slope of the RSI is directly proportional to the velocity of a change in the trend. The distance traveled by the RSI is proportional to the magnitude of the move.  Wilder believed that tops and bottoms are indicated when RSI goes above 70 or drops below 30.  Sound familiar?</w:t>
      </w:r>
      <w:r w:rsidR="002E333A">
        <w:t xml:space="preserve">  </w:t>
      </w:r>
      <w:r>
        <w:t xml:space="preserve">In between the 30 and 70 </w:t>
      </w:r>
      <w:proofErr w:type="gramStart"/>
      <w:r>
        <w:t>level</w:t>
      </w:r>
      <w:proofErr w:type="gramEnd"/>
      <w:r>
        <w:t xml:space="preserve"> is consid</w:t>
      </w:r>
      <w:r w:rsidR="00BF0589">
        <w:t>ered neutral, with the 50 levels</w:t>
      </w:r>
      <w:r>
        <w:t xml:space="preserve"> a sign of no trend. </w:t>
      </w:r>
      <w:r w:rsidR="00344193">
        <w:t xml:space="preserve">According to Wilder, stocks can stay overbought or oversold for extended periods of time.  </w:t>
      </w:r>
      <w:r>
        <w:t>For those of you that want a formula and further explanation of how Wilder’</w:t>
      </w:r>
      <w:r w:rsidR="00BF0589">
        <w:t>s RSI is calculated and graphed</w:t>
      </w:r>
      <w:r>
        <w:t>, StockCharts.c</w:t>
      </w:r>
      <w:r w:rsidR="00BF0589">
        <w:t>om has an excellent explanation.</w:t>
      </w:r>
    </w:p>
    <w:p w14:paraId="7456D07C" w14:textId="77777777" w:rsidR="00E301CE" w:rsidRDefault="00E301CE" w:rsidP="00E301CE">
      <w:pPr>
        <w:pStyle w:val="Normal1"/>
      </w:pPr>
      <w:r>
        <w:tab/>
        <w:t xml:space="preserve">I pay no attention at all to this </w:t>
      </w:r>
      <w:r w:rsidR="00BF0589">
        <w:t>traditional interpretation</w:t>
      </w:r>
      <w:r>
        <w:t>.  Oscillators generally track the movement of the stock and if you look hard enough at any of these indicators</w:t>
      </w:r>
      <w:r w:rsidR="00BF0589">
        <w:t>,</w:t>
      </w:r>
      <w:r>
        <w:t xml:space="preserve"> you can </w:t>
      </w:r>
      <w:r>
        <w:lastRenderedPageBreak/>
        <w:t xml:space="preserve">see some recurring patterns.  </w:t>
      </w:r>
      <w:r w:rsidR="00BF0589">
        <w:t xml:space="preserve">The test is can you </w:t>
      </w:r>
      <w:r>
        <w:t xml:space="preserve">accurately predict future price movements well enough to make any money?  </w:t>
      </w:r>
      <w:proofErr w:type="gramStart"/>
      <w:r>
        <w:t>With the exception of</w:t>
      </w:r>
      <w:proofErr w:type="gramEnd"/>
      <w:r>
        <w:t xml:space="preserve"> divergence, I don’t believe you can. </w:t>
      </w:r>
    </w:p>
    <w:p w14:paraId="4189221A" w14:textId="77777777" w:rsidR="00E301CE" w:rsidRDefault="00E301CE" w:rsidP="00E301CE">
      <w:pPr>
        <w:pStyle w:val="Normal1"/>
      </w:pPr>
      <w:r>
        <w:tab/>
        <w:t xml:space="preserve">What works well for me is that Wilder believed that divergence between RSI and price action is a very strong indication that a market turning point is imminent. As I discussed above bearish divergence occurs when </w:t>
      </w:r>
      <w:proofErr w:type="gramStart"/>
      <w:r>
        <w:t>price makes</w:t>
      </w:r>
      <w:proofErr w:type="gramEnd"/>
      <w:r>
        <w:t xml:space="preserve"> a new </w:t>
      </w:r>
      <w:proofErr w:type="gramStart"/>
      <w:r>
        <w:t>high</w:t>
      </w:r>
      <w:proofErr w:type="gramEnd"/>
      <w:r>
        <w:t xml:space="preserve"> but the RSI makes a lower high, thus failing to confirm.  Bullish divergence occurs when </w:t>
      </w:r>
      <w:proofErr w:type="gramStart"/>
      <w:r>
        <w:t>price makes</w:t>
      </w:r>
      <w:proofErr w:type="gramEnd"/>
      <w:r>
        <w:t xml:space="preserve"> a new </w:t>
      </w:r>
      <w:proofErr w:type="gramStart"/>
      <w:r>
        <w:t>low</w:t>
      </w:r>
      <w:proofErr w:type="gramEnd"/>
      <w:r>
        <w:t xml:space="preserve"> but RSI makes a higher low. </w:t>
      </w:r>
    </w:p>
    <w:p w14:paraId="44EE1F6E" w14:textId="77777777" w:rsidR="00E301CE" w:rsidRDefault="00BF0589" w:rsidP="00E301CE">
      <w:pPr>
        <w:pStyle w:val="Normal1"/>
      </w:pPr>
      <w:r>
        <w:tab/>
        <w:t xml:space="preserve">Let’s </w:t>
      </w:r>
      <w:r w:rsidR="00E301CE">
        <w:t>illustrate how this works with this chart of Apple. I use Trade Station’s popular charting software and a proprietary version of Wilder’s RSI that I had coded in their programming language, Easy Language.</w:t>
      </w:r>
    </w:p>
    <w:p w14:paraId="7E388C95" w14:textId="77777777" w:rsidR="00E301CE" w:rsidRDefault="00E301CE" w:rsidP="00E301CE">
      <w:pPr>
        <w:pStyle w:val="Normal1"/>
      </w:pPr>
    </w:p>
    <w:p w14:paraId="5A763739" w14:textId="77777777" w:rsidR="00E301CE" w:rsidRDefault="00344193" w:rsidP="00E301CE">
      <w:pPr>
        <w:pStyle w:val="Normal1"/>
        <w:jc w:val="center"/>
        <w:rPr>
          <w:i/>
        </w:rPr>
      </w:pPr>
      <w:r>
        <w:rPr>
          <w:i/>
          <w:noProof/>
        </w:rPr>
        <w:drawing>
          <wp:inline distT="0" distB="0" distL="0" distR="0" wp14:anchorId="0A67F65A" wp14:editId="51628926">
            <wp:extent cx="5637765" cy="4119327"/>
            <wp:effectExtent l="0" t="0" r="127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le-breakout.png"/>
                    <pic:cNvPicPr/>
                  </pic:nvPicPr>
                  <pic:blipFill>
                    <a:blip r:embed="rId72">
                      <a:extLst>
                        <a:ext uri="{28A0092B-C50C-407E-A947-70E740481C1C}">
                          <a14:useLocalDpi xmlns:a14="http://schemas.microsoft.com/office/drawing/2010/main" val="0"/>
                        </a:ext>
                      </a:extLst>
                    </a:blip>
                    <a:stretch>
                      <a:fillRect/>
                    </a:stretch>
                  </pic:blipFill>
                  <pic:spPr>
                    <a:xfrm>
                      <a:off x="0" y="0"/>
                      <a:ext cx="5638738" cy="4120038"/>
                    </a:xfrm>
                    <a:prstGeom prst="rect">
                      <a:avLst/>
                    </a:prstGeom>
                  </pic:spPr>
                </pic:pic>
              </a:graphicData>
            </a:graphic>
          </wp:inline>
        </w:drawing>
      </w:r>
    </w:p>
    <w:p w14:paraId="043172BB" w14:textId="77777777" w:rsidR="00E301CE" w:rsidRDefault="00E301CE" w:rsidP="00E301CE">
      <w:pPr>
        <w:pStyle w:val="Normal1"/>
        <w:jc w:val="center"/>
        <w:rPr>
          <w:i/>
        </w:rPr>
      </w:pPr>
      <w:r>
        <w:rPr>
          <w:i/>
        </w:rPr>
        <w:t>Wilder’s RSI divergence on Apple</w:t>
      </w:r>
    </w:p>
    <w:p w14:paraId="780B2E6C" w14:textId="77777777" w:rsidR="00E301CE" w:rsidRDefault="00E301CE" w:rsidP="00E301CE">
      <w:pPr>
        <w:pStyle w:val="Normal1"/>
      </w:pPr>
    </w:p>
    <w:p w14:paraId="6000D1CE" w14:textId="77777777" w:rsidR="007B62B0" w:rsidRDefault="007B62B0" w:rsidP="00E301CE">
      <w:pPr>
        <w:pStyle w:val="Normal1"/>
      </w:pPr>
    </w:p>
    <w:p w14:paraId="1A7DAD52" w14:textId="77777777" w:rsidR="00E301CE" w:rsidRDefault="00E301CE" w:rsidP="00E301CE">
      <w:pPr>
        <w:pStyle w:val="Normal1"/>
      </w:pPr>
      <w:r>
        <w:tab/>
        <w:t>As you can see, in this screen image, Apple Computer</w:t>
      </w:r>
      <w:r w:rsidR="00BF0589">
        <w:t>’s</w:t>
      </w:r>
      <w:r>
        <w:t xml:space="preserve"> stock appears to be range bound for several months between April 2010 and August 2010. Then on August 25, and then again on Augus</w:t>
      </w:r>
      <w:r w:rsidR="003F6DD4">
        <w:t xml:space="preserve">t 27th my indicator fired off an alert </w:t>
      </w:r>
      <w:r>
        <w:t xml:space="preserve">indicating divergence. It fired off a very early </w:t>
      </w:r>
      <w:r w:rsidR="00344193">
        <w:t>alert</w:t>
      </w:r>
      <w:r>
        <w:t xml:space="preserve"> a month earlier that created brief profits before being reversed. As you can </w:t>
      </w:r>
      <w:r>
        <w:lastRenderedPageBreak/>
        <w:t xml:space="preserve">see from the chart, there is a very dramatic divergence between the price </w:t>
      </w:r>
      <w:proofErr w:type="gramStart"/>
      <w:r>
        <w:t>action</w:t>
      </w:r>
      <w:proofErr w:type="gramEnd"/>
      <w:r>
        <w:t xml:space="preserve"> which is still trending down or </w:t>
      </w:r>
      <w:proofErr w:type="gramStart"/>
      <w:r>
        <w:t>flat</w:t>
      </w:r>
      <w:proofErr w:type="gramEnd"/>
      <w:r>
        <w:t xml:space="preserve"> and Wilder’s </w:t>
      </w:r>
      <w:proofErr w:type="gramStart"/>
      <w:r>
        <w:t>RSI</w:t>
      </w:r>
      <w:proofErr w:type="gramEnd"/>
      <w:r>
        <w:t xml:space="preserve"> which is beginning to rocket up. This is a very clear </w:t>
      </w:r>
      <w:r w:rsidR="00BF0589">
        <w:t xml:space="preserve">bullish </w:t>
      </w:r>
      <w:r>
        <w:t xml:space="preserve">divergence and led to a dramatic 80-point rise in </w:t>
      </w:r>
      <w:proofErr w:type="gramStart"/>
      <w:r>
        <w:t>the stock</w:t>
      </w:r>
      <w:proofErr w:type="gramEnd"/>
      <w:r>
        <w:t xml:space="preserve"> before exhausting itself. </w:t>
      </w:r>
    </w:p>
    <w:p w14:paraId="626EE254" w14:textId="77777777" w:rsidR="00E301CE" w:rsidRDefault="00E301CE" w:rsidP="00E301CE">
      <w:pPr>
        <w:pStyle w:val="Normal1"/>
      </w:pPr>
      <w:r>
        <w:tab/>
        <w:t>Starting though around October 18th, Apple begins to show dramatic bearish divergence. This was an early warning for traders to ex</w:t>
      </w:r>
      <w:r w:rsidR="00746BD8">
        <w:t xml:space="preserve">it or even short sell </w:t>
      </w:r>
      <w:proofErr w:type="gramStart"/>
      <w:r w:rsidR="00746BD8">
        <w:t>the stock</w:t>
      </w:r>
      <w:proofErr w:type="gramEnd"/>
      <w:r w:rsidR="00746BD8">
        <w:t>, a</w:t>
      </w:r>
      <w:r>
        <w:t>lthough</w:t>
      </w:r>
      <w:r w:rsidR="003F6DD4">
        <w:t>,</w:t>
      </w:r>
      <w:r>
        <w:t xml:space="preserve"> I wouldn’t want </w:t>
      </w:r>
      <w:r w:rsidR="00746BD8">
        <w:t xml:space="preserve">to </w:t>
      </w:r>
      <w:proofErr w:type="gramStart"/>
      <w:r w:rsidR="00746BD8">
        <w:t>short</w:t>
      </w:r>
      <w:proofErr w:type="gramEnd"/>
      <w:r>
        <w:t xml:space="preserve"> a stock with such </w:t>
      </w:r>
      <w:proofErr w:type="gramStart"/>
      <w:r>
        <w:t>obvious</w:t>
      </w:r>
      <w:proofErr w:type="gramEnd"/>
      <w:r>
        <w:t xml:space="preserve"> </w:t>
      </w:r>
      <w:r w:rsidR="00746BD8">
        <w:t>strong</w:t>
      </w:r>
      <w:r>
        <w:t xml:space="preserve"> prospects.  At a minimum Apple was dead money for a month or so after this signal.</w:t>
      </w:r>
    </w:p>
    <w:p w14:paraId="52ED8B8D" w14:textId="77777777" w:rsidR="00E301CE" w:rsidRDefault="00E301CE" w:rsidP="00E301CE">
      <w:pPr>
        <w:pStyle w:val="Normal1"/>
      </w:pPr>
    </w:p>
    <w:p w14:paraId="7E0F94A8" w14:textId="77777777" w:rsidR="00E301CE" w:rsidRDefault="00E301CE" w:rsidP="00E301CE">
      <w:pPr>
        <w:pStyle w:val="Normal1"/>
      </w:pPr>
      <w:r>
        <w:tab/>
        <w:t xml:space="preserve">Expanding the chart to view the price action in 2011 shows two more divergences, another bearish one and then a positive one. </w:t>
      </w:r>
      <w:proofErr w:type="gramStart"/>
      <w:r>
        <w:t>Actually</w:t>
      </w:r>
      <w:proofErr w:type="gramEnd"/>
      <w:r>
        <w:t xml:space="preserve"> there are several bearish </w:t>
      </w:r>
      <w:r w:rsidR="00344193">
        <w:t>signals</w:t>
      </w:r>
      <w:r>
        <w:t xml:space="preserve"> but </w:t>
      </w:r>
      <w:proofErr w:type="gramStart"/>
      <w:r>
        <w:t>like</w:t>
      </w:r>
      <w:proofErr w:type="gramEnd"/>
      <w:r>
        <w:t xml:space="preserve"> I mentioned earlier, stocks can stay overbought or </w:t>
      </w:r>
      <w:proofErr w:type="gramStart"/>
      <w:r>
        <w:t>oversold</w:t>
      </w:r>
      <w:proofErr w:type="gramEnd"/>
      <w:r>
        <w:t xml:space="preserve"> a long time.  In </w:t>
      </w:r>
      <w:proofErr w:type="gramStart"/>
      <w:r>
        <w:t>fact</w:t>
      </w:r>
      <w:proofErr w:type="gramEnd"/>
      <w:r>
        <w:t xml:space="preserve"> strongly trending ones will. </w:t>
      </w:r>
    </w:p>
    <w:p w14:paraId="36C6FB93" w14:textId="77777777" w:rsidR="00E301CE" w:rsidRDefault="00E301CE" w:rsidP="00E301CE">
      <w:pPr>
        <w:pStyle w:val="Normal1"/>
        <w:jc w:val="center"/>
      </w:pPr>
    </w:p>
    <w:p w14:paraId="0AAE0AB3" w14:textId="77777777" w:rsidR="00E301CE" w:rsidRDefault="007B62B0" w:rsidP="00E301CE">
      <w:pPr>
        <w:pStyle w:val="Normal1"/>
        <w:jc w:val="center"/>
      </w:pPr>
      <w:r>
        <w:rPr>
          <w:noProof/>
        </w:rPr>
        <w:drawing>
          <wp:inline distT="0" distB="0" distL="0" distR="0" wp14:anchorId="4C346852" wp14:editId="1192F2C0">
            <wp:extent cx="5715000" cy="4428479"/>
            <wp:effectExtent l="0" t="0" r="0" b="0"/>
            <wp:docPr id="8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715000" cy="4428479"/>
                    </a:xfrm>
                    <a:prstGeom prst="rect">
                      <a:avLst/>
                    </a:prstGeom>
                    <a:noFill/>
                    <a:ln>
                      <a:noFill/>
                    </a:ln>
                  </pic:spPr>
                </pic:pic>
              </a:graphicData>
            </a:graphic>
          </wp:inline>
        </w:drawing>
      </w:r>
    </w:p>
    <w:p w14:paraId="51DD35C4" w14:textId="77777777" w:rsidR="00E301CE" w:rsidRDefault="00E301CE" w:rsidP="00E301CE">
      <w:pPr>
        <w:pStyle w:val="Normal1"/>
        <w:jc w:val="center"/>
        <w:rPr>
          <w:i/>
        </w:rPr>
      </w:pPr>
      <w:r>
        <w:rPr>
          <w:i/>
        </w:rPr>
        <w:t> Diverging Wilder RSI line portends sell off</w:t>
      </w:r>
      <w:r w:rsidR="00344193">
        <w:rPr>
          <w:i/>
        </w:rPr>
        <w:t xml:space="preserve"> and rally</w:t>
      </w:r>
    </w:p>
    <w:p w14:paraId="2E6477A5" w14:textId="77777777" w:rsidR="00E301CE" w:rsidRDefault="00E301CE" w:rsidP="00E301CE">
      <w:pPr>
        <w:pStyle w:val="Normal1"/>
      </w:pPr>
    </w:p>
    <w:p w14:paraId="5F4ECDCE" w14:textId="77777777" w:rsidR="007B62B0" w:rsidRDefault="007B62B0" w:rsidP="00E301CE">
      <w:pPr>
        <w:pStyle w:val="Normal1"/>
      </w:pPr>
    </w:p>
    <w:p w14:paraId="6D3A4202" w14:textId="77777777" w:rsidR="00E301CE" w:rsidRDefault="00E301CE" w:rsidP="00E301CE">
      <w:pPr>
        <w:pStyle w:val="Normal1"/>
      </w:pPr>
      <w:r>
        <w:lastRenderedPageBreak/>
        <w:cr/>
      </w:r>
      <w:r>
        <w:tab/>
        <w:t xml:space="preserve">As you can see when Apple topped out on March </w:t>
      </w:r>
      <w:r w:rsidR="001E1380">
        <w:t>4</w:t>
      </w:r>
      <w:r>
        <w:t xml:space="preserve">th, its RSI line had already turned down. This was a classic bearish divergence. Then for the first time on April 15th and April 18th, Apple showed clear bullish divergence both in the RSI line and on my indicator </w:t>
      </w:r>
      <w:r w:rsidR="00746BD8">
        <w:t>software</w:t>
      </w:r>
      <w:r>
        <w:t xml:space="preserve">. </w:t>
      </w:r>
      <w:r w:rsidR="00746BD8">
        <w:t xml:space="preserve">I blogged about this widely in fact as </w:t>
      </w:r>
      <w:r>
        <w:t xml:space="preserve">Apple rewarded </w:t>
      </w:r>
      <w:r w:rsidR="00746BD8">
        <w:t>investors</w:t>
      </w:r>
      <w:r>
        <w:t xml:space="preserve"> with a quick </w:t>
      </w:r>
      <w:proofErr w:type="gramStart"/>
      <w:r>
        <w:t>20-30 point</w:t>
      </w:r>
      <w:proofErr w:type="gramEnd"/>
      <w:r>
        <w:t xml:space="preserve"> gain depending on </w:t>
      </w:r>
      <w:r w:rsidR="001A6F53">
        <w:t>the entry</w:t>
      </w:r>
      <w:r>
        <w:t>.</w:t>
      </w:r>
    </w:p>
    <w:p w14:paraId="6F032F53" w14:textId="77777777" w:rsidR="00E301CE" w:rsidRDefault="00E301CE" w:rsidP="00E301CE">
      <w:pPr>
        <w:pStyle w:val="Normal1"/>
      </w:pPr>
    </w:p>
    <w:p w14:paraId="683B72DE" w14:textId="77777777" w:rsidR="00E301CE" w:rsidRDefault="00E301CE" w:rsidP="00E301CE">
      <w:pPr>
        <w:pStyle w:val="Normal1"/>
        <w:rPr>
          <w:b/>
        </w:rPr>
      </w:pPr>
      <w:r>
        <w:rPr>
          <w:b/>
        </w:rPr>
        <w:t>A couple important points to remember:</w:t>
      </w:r>
    </w:p>
    <w:p w14:paraId="4BB2A842" w14:textId="77777777" w:rsidR="00E301CE" w:rsidRDefault="00E301CE" w:rsidP="00E301CE">
      <w:pPr>
        <w:pStyle w:val="Normal1"/>
      </w:pPr>
    </w:p>
    <w:p w14:paraId="1FEDBE40" w14:textId="77777777" w:rsidR="00CF6778" w:rsidRDefault="00E301CE" w:rsidP="00CF6778">
      <w:pPr>
        <w:pStyle w:val="Normal1"/>
        <w:numPr>
          <w:ilvl w:val="0"/>
          <w:numId w:val="28"/>
        </w:numPr>
      </w:pPr>
      <w:r>
        <w:t xml:space="preserve">The period you set your indicators too will have a tremendous impact on your outcomes.   I </w:t>
      </w:r>
      <w:r w:rsidR="00CF6778">
        <w:t xml:space="preserve">use </w:t>
      </w:r>
      <w:r>
        <w:t xml:space="preserve">a short </w:t>
      </w:r>
      <w:proofErr w:type="gramStart"/>
      <w:r w:rsidR="00CF6778">
        <w:t>time period</w:t>
      </w:r>
      <w:proofErr w:type="gramEnd"/>
      <w:r w:rsidR="00CF6778">
        <w:t xml:space="preserve"> on</w:t>
      </w:r>
      <w:r>
        <w:t xml:space="preserve"> Wilder’s RSI indicator (just seven days).  I’ve found that’s what works best for me with my style of investing.  Others may find better results with different periods.  Wilder himself suggeste</w:t>
      </w:r>
      <w:r w:rsidR="00CF6778">
        <w:t>d a 14-day average.  I also</w:t>
      </w:r>
      <w:r>
        <w:t xml:space="preserve"> use dail</w:t>
      </w:r>
      <w:r w:rsidR="00CF6778">
        <w:t>y charts.</w:t>
      </w:r>
      <w:r>
        <w:t xml:space="preserve"> Weekly charts, monthly charts or even 2-minute charts will all likely have very different results.</w:t>
      </w:r>
      <w:r w:rsidR="00CF6778">
        <w:t xml:space="preserve">  </w:t>
      </w:r>
    </w:p>
    <w:p w14:paraId="7EA861A8" w14:textId="77777777" w:rsidR="00E301CE" w:rsidRDefault="00E301CE" w:rsidP="00CF6778">
      <w:pPr>
        <w:pStyle w:val="Normal1"/>
        <w:numPr>
          <w:ilvl w:val="0"/>
          <w:numId w:val="28"/>
        </w:numPr>
      </w:pPr>
      <w:r>
        <w:t>RSI divergences work best in markets that are range bound.  Stocks that are breaking out or breaking down can trend in a particular direction for longer periods of time and make these types of indicators less useful. </w:t>
      </w:r>
    </w:p>
    <w:p w14:paraId="1CB76404" w14:textId="77777777" w:rsidR="00E301CE" w:rsidRDefault="00E301CE" w:rsidP="00E301CE">
      <w:pPr>
        <w:pStyle w:val="Normal1"/>
      </w:pPr>
    </w:p>
    <w:p w14:paraId="4284BC34" w14:textId="77777777" w:rsidR="00E301CE" w:rsidRDefault="00E301CE" w:rsidP="00E301CE">
      <w:pPr>
        <w:pStyle w:val="Normal1"/>
      </w:pPr>
      <w:r>
        <w:tab/>
        <w:t>Technical analysis is just one piece of the picture.  A slight edge in investing can yie</w:t>
      </w:r>
      <w:r w:rsidR="001A6F53">
        <w:t>ld enormous results.  But don’t</w:t>
      </w:r>
      <w:r>
        <w:t xml:space="preserve"> fall victim to the dogma that all known and future expectations are already revealed </w:t>
      </w:r>
      <w:r w:rsidR="00E25E77">
        <w:t>in</w:t>
      </w:r>
      <w:r>
        <w:t xml:space="preserve"> the </w:t>
      </w:r>
      <w:proofErr w:type="gramStart"/>
      <w:r>
        <w:t>stock’s</w:t>
      </w:r>
      <w:proofErr w:type="gramEnd"/>
      <w:r>
        <w:t xml:space="preserve"> chart.  As I mentioned before</w:t>
      </w:r>
      <w:r w:rsidR="00E25E77">
        <w:t>,</w:t>
      </w:r>
      <w:r>
        <w:t xml:space="preserve"> one piece of news can often blow apart the </w:t>
      </w:r>
      <w:r w:rsidR="00E25E77">
        <w:t xml:space="preserve">most </w:t>
      </w:r>
      <w:proofErr w:type="gramStart"/>
      <w:r w:rsidR="00E25E77">
        <w:t>attractive</w:t>
      </w:r>
      <w:r>
        <w:t xml:space="preserve"> of</w:t>
      </w:r>
      <w:proofErr w:type="gramEnd"/>
      <w:r>
        <w:t xml:space="preserve"> chart patterns.  It’s only valuable when combined with other information. In the example below I’ll show you how I use</w:t>
      </w:r>
      <w:r w:rsidR="00401D3F">
        <w:t>d</w:t>
      </w:r>
      <w:r>
        <w:t xml:space="preserve"> RSI divergence in conjunction with fundamental analysis to make outsized gains.</w:t>
      </w:r>
    </w:p>
    <w:p w14:paraId="7934ED0E" w14:textId="77777777" w:rsidR="00E301CE" w:rsidRDefault="00E25E77" w:rsidP="00E25E77">
      <w:pPr>
        <w:pStyle w:val="Normal1"/>
        <w:jc w:val="center"/>
      </w:pPr>
      <w:r>
        <w:rPr>
          <w:noProof/>
        </w:rPr>
        <w:lastRenderedPageBreak/>
        <w:drawing>
          <wp:inline distT="0" distB="0" distL="0" distR="0" wp14:anchorId="4D7764E0" wp14:editId="7865B6E5">
            <wp:extent cx="5015619" cy="6435264"/>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015794" cy="6435489"/>
                    </a:xfrm>
                    <a:prstGeom prst="rect">
                      <a:avLst/>
                    </a:prstGeom>
                    <a:noFill/>
                    <a:ln>
                      <a:noFill/>
                    </a:ln>
                  </pic:spPr>
                </pic:pic>
              </a:graphicData>
            </a:graphic>
          </wp:inline>
        </w:drawing>
      </w:r>
    </w:p>
    <w:p w14:paraId="7E772DF0" w14:textId="77777777" w:rsidR="00401D3F" w:rsidRDefault="00401D3F" w:rsidP="00E301CE">
      <w:pPr>
        <w:pStyle w:val="Normal1"/>
      </w:pPr>
    </w:p>
    <w:p w14:paraId="3D2A5A22" w14:textId="77777777" w:rsidR="00E301CE" w:rsidRDefault="00E301CE" w:rsidP="00E301CE">
      <w:pPr>
        <w:pStyle w:val="Normal1"/>
      </w:pPr>
      <w:r>
        <w:tab/>
      </w:r>
      <w:r w:rsidR="0076170C">
        <w:t xml:space="preserve">This example, Monsanto, was our most profitable stock trade of 2010. We just didn’t buy it because there was a divergence in the chart.  That was simply the first stage of the process.  We also knew the Monsanto story. </w:t>
      </w:r>
      <w:r w:rsidR="00E25E77">
        <w:t>T</w:t>
      </w:r>
      <w:r>
        <w:t xml:space="preserve">his </w:t>
      </w:r>
      <w:proofErr w:type="gramStart"/>
      <w:r>
        <w:t>particular chart</w:t>
      </w:r>
      <w:proofErr w:type="gramEnd"/>
      <w:r>
        <w:t xml:space="preserve"> </w:t>
      </w:r>
      <w:r w:rsidR="00401D3F">
        <w:t xml:space="preserve">shows </w:t>
      </w:r>
      <w:r>
        <w:t xml:space="preserve">Monsanto in a </w:t>
      </w:r>
      <w:r w:rsidR="00E25E77">
        <w:t>range bound</w:t>
      </w:r>
      <w:r w:rsidR="00401D3F">
        <w:t xml:space="preserve"> pattern for a few </w:t>
      </w:r>
      <w:r w:rsidR="00E25E77">
        <w:t>days</w:t>
      </w:r>
      <w:r>
        <w:t xml:space="preserve"> </w:t>
      </w:r>
      <w:r w:rsidR="00E25E77">
        <w:t xml:space="preserve">before </w:t>
      </w:r>
      <w:r>
        <w:t xml:space="preserve">the RSI rapidly </w:t>
      </w:r>
      <w:r w:rsidR="00E25E77">
        <w:t>moves</w:t>
      </w:r>
      <w:r>
        <w:t xml:space="preserve"> up</w:t>
      </w:r>
      <w:r w:rsidR="00E25E77">
        <w:t xml:space="preserve"> on October 5</w:t>
      </w:r>
      <w:r w:rsidR="00E25E77" w:rsidRPr="0076170C">
        <w:rPr>
          <w:vertAlign w:val="superscript"/>
        </w:rPr>
        <w:t>th</w:t>
      </w:r>
      <w:r w:rsidR="0076170C">
        <w:t>, 2010</w:t>
      </w:r>
      <w:r>
        <w:t xml:space="preserve">. </w:t>
      </w:r>
      <w:r w:rsidR="0076170C">
        <w:t>I</w:t>
      </w:r>
      <w:r>
        <w:t>f you recall</w:t>
      </w:r>
      <w:r w:rsidR="00E25E77">
        <w:t>,</w:t>
      </w:r>
      <w:r>
        <w:t xml:space="preserve"> the way these popular oscillators work is by looking at the overbought and oversold </w:t>
      </w:r>
      <w:r>
        <w:lastRenderedPageBreak/>
        <w:t xml:space="preserve">areas. We don’t put a lot of weight </w:t>
      </w:r>
      <w:proofErr w:type="gramStart"/>
      <w:r>
        <w:t>in</w:t>
      </w:r>
      <w:proofErr w:type="gramEnd"/>
      <w:r>
        <w:t xml:space="preserve"> this. </w:t>
      </w:r>
      <w:r w:rsidR="00E25E77">
        <w:t>W</w:t>
      </w:r>
      <w:r>
        <w:t xml:space="preserve">e use software to track hundreds of different securities, stocks, bonds, ETF’s, anything that we can run a price chart on. We have software that automatically highlights divergence for us. You don’t need software to do this since most everyone has a set of </w:t>
      </w:r>
      <w:proofErr w:type="gramStart"/>
      <w:r>
        <w:t>eyeball</w:t>
      </w:r>
      <w:proofErr w:type="gramEnd"/>
      <w:r>
        <w:t xml:space="preserve"> that can do this better than any software. </w:t>
      </w:r>
    </w:p>
    <w:p w14:paraId="1CD08D44" w14:textId="77777777" w:rsidR="00E301CE" w:rsidRDefault="00E301CE" w:rsidP="00E301CE">
      <w:pPr>
        <w:pStyle w:val="Normal1"/>
      </w:pPr>
    </w:p>
    <w:p w14:paraId="07C8250D" w14:textId="77777777" w:rsidR="00E301CE" w:rsidRDefault="00E301CE" w:rsidP="00E301CE">
      <w:pPr>
        <w:pStyle w:val="Normal1"/>
      </w:pPr>
      <w:r>
        <w:tab/>
        <w:t>Monsanto was not well liked on the street.  Most analysts were neutr</w:t>
      </w:r>
      <w:r w:rsidR="0076170C">
        <w:t>al to downright bearish on the c</w:t>
      </w:r>
      <w:r>
        <w:t xml:space="preserve">ompany.  The stock price had been languishing for some time because of the pressure from cheaper competition for their product, </w:t>
      </w:r>
      <w:r w:rsidR="0076170C">
        <w:t>‘Roundu</w:t>
      </w:r>
      <w:r>
        <w:t>p</w:t>
      </w:r>
      <w:r w:rsidR="0076170C">
        <w:t>’</w:t>
      </w:r>
      <w:r>
        <w:t xml:space="preserve">.  We </w:t>
      </w:r>
      <w:r w:rsidR="0076170C">
        <w:t>believed</w:t>
      </w:r>
      <w:r>
        <w:t xml:space="preserve"> that </w:t>
      </w:r>
      <w:r w:rsidR="0076170C">
        <w:t xml:space="preserve">this </w:t>
      </w:r>
      <w:r>
        <w:t xml:space="preserve">negative outlook was already reflected in the price.  </w:t>
      </w:r>
      <w:r w:rsidR="0076170C">
        <w:t xml:space="preserve">However, we needed a catalyst before investing.  </w:t>
      </w:r>
      <w:r w:rsidR="001D4036">
        <w:t>Then</w:t>
      </w:r>
      <w:r>
        <w:t xml:space="preserve"> the CEO stepped up and bought </w:t>
      </w:r>
      <w:r w:rsidR="0076170C">
        <w:t xml:space="preserve">one hundred thousand shares worth of stock ($2.2 million) between the 19th and 20th of </w:t>
      </w:r>
      <w:r>
        <w:t xml:space="preserve">October </w:t>
      </w:r>
      <w:r w:rsidR="0076170C">
        <w:t xml:space="preserve">at an average </w:t>
      </w:r>
      <w:proofErr w:type="gramStart"/>
      <w:r w:rsidR="0076170C">
        <w:t>price</w:t>
      </w:r>
      <w:proofErr w:type="gramEnd"/>
      <w:r w:rsidR="0076170C">
        <w:t xml:space="preserve"> $23.33</w:t>
      </w:r>
      <w:r>
        <w:t xml:space="preserve">. </w:t>
      </w:r>
      <w:r w:rsidR="001D4036" w:rsidRPr="001D4036">
        <w:rPr>
          <w:i/>
        </w:rPr>
        <w:t>This</w:t>
      </w:r>
      <w:r w:rsidR="001D4036">
        <w:t xml:space="preserve"> is the catalyst we were looking for.  </w:t>
      </w:r>
      <w:r>
        <w:t xml:space="preserve">The stock price action was diverging, the people that </w:t>
      </w:r>
      <w:r w:rsidR="001D4036">
        <w:t>knew</w:t>
      </w:r>
      <w:r>
        <w:t xml:space="preserve"> the company the best are buying in a big way and the Street </w:t>
      </w:r>
      <w:r w:rsidR="001D4036">
        <w:t>hated</w:t>
      </w:r>
      <w:r>
        <w:t xml:space="preserve"> it.  It doesn’t get more bullish than that. We bought stock and call options on Monsanto and like I said, it was the biggest winner for us in 2010. </w:t>
      </w:r>
    </w:p>
    <w:p w14:paraId="244211CE" w14:textId="77777777" w:rsidR="001D4036" w:rsidRDefault="001D4036" w:rsidP="00E301CE">
      <w:pPr>
        <w:pStyle w:val="Normal1"/>
      </w:pPr>
    </w:p>
    <w:p w14:paraId="15B1DA83" w14:textId="77777777" w:rsidR="001D4036" w:rsidRDefault="001D4036" w:rsidP="00E301CE">
      <w:pPr>
        <w:pStyle w:val="Normal1"/>
      </w:pPr>
    </w:p>
    <w:p w14:paraId="6318A2CA" w14:textId="77777777" w:rsidR="001D4036" w:rsidRDefault="001D4036" w:rsidP="00E301CE">
      <w:pPr>
        <w:pStyle w:val="Normal1"/>
      </w:pPr>
    </w:p>
    <w:p w14:paraId="4329F8FF" w14:textId="77777777" w:rsidR="001D4036" w:rsidRDefault="001D4036" w:rsidP="00E301CE">
      <w:pPr>
        <w:pStyle w:val="Normal1"/>
      </w:pPr>
    </w:p>
    <w:p w14:paraId="3C4231C4" w14:textId="77777777" w:rsidR="001D4036" w:rsidRDefault="001D4036" w:rsidP="00E301CE">
      <w:pPr>
        <w:pStyle w:val="Normal1"/>
      </w:pPr>
    </w:p>
    <w:p w14:paraId="527C11F4" w14:textId="77777777" w:rsidR="001D4036" w:rsidRDefault="001D4036" w:rsidP="00E301CE">
      <w:pPr>
        <w:pStyle w:val="Normal1"/>
      </w:pPr>
    </w:p>
    <w:p w14:paraId="7CC9B11A" w14:textId="77777777" w:rsidR="001D4036" w:rsidRDefault="001D4036" w:rsidP="00E301CE">
      <w:pPr>
        <w:pStyle w:val="Normal1"/>
      </w:pPr>
    </w:p>
    <w:p w14:paraId="609C2F20" w14:textId="77777777" w:rsidR="001D4036" w:rsidRDefault="001D4036" w:rsidP="00E301CE">
      <w:pPr>
        <w:pStyle w:val="Normal1"/>
      </w:pPr>
    </w:p>
    <w:p w14:paraId="62C8C20E" w14:textId="77777777" w:rsidR="001D4036" w:rsidRDefault="001D4036" w:rsidP="00E301CE">
      <w:pPr>
        <w:pStyle w:val="Normal1"/>
      </w:pPr>
    </w:p>
    <w:p w14:paraId="4AC96E59" w14:textId="77777777" w:rsidR="001D4036" w:rsidRDefault="001D4036" w:rsidP="00E301CE">
      <w:pPr>
        <w:pStyle w:val="Normal1"/>
      </w:pPr>
    </w:p>
    <w:p w14:paraId="2C9B2F50" w14:textId="77777777" w:rsidR="001D4036" w:rsidRDefault="001D4036" w:rsidP="00E301CE">
      <w:pPr>
        <w:pStyle w:val="Normal1"/>
      </w:pPr>
    </w:p>
    <w:p w14:paraId="5872E7E1" w14:textId="77777777" w:rsidR="001D4036" w:rsidRDefault="001D4036" w:rsidP="00E301CE">
      <w:pPr>
        <w:pStyle w:val="Normal1"/>
      </w:pPr>
    </w:p>
    <w:p w14:paraId="4B367815" w14:textId="77777777" w:rsidR="001D4036" w:rsidRDefault="001D4036" w:rsidP="00E301CE">
      <w:pPr>
        <w:pStyle w:val="Normal1"/>
      </w:pPr>
    </w:p>
    <w:p w14:paraId="03A99333" w14:textId="77777777" w:rsidR="001D4036" w:rsidRDefault="001D4036" w:rsidP="00E301CE">
      <w:pPr>
        <w:pStyle w:val="Normal1"/>
      </w:pPr>
    </w:p>
    <w:p w14:paraId="1B80CFA4" w14:textId="77777777" w:rsidR="001D4036" w:rsidRDefault="001D4036" w:rsidP="00E301CE">
      <w:pPr>
        <w:pStyle w:val="Normal1"/>
      </w:pPr>
    </w:p>
    <w:p w14:paraId="37AA7E53" w14:textId="77777777" w:rsidR="001D4036" w:rsidRDefault="001D4036" w:rsidP="00E301CE">
      <w:pPr>
        <w:pStyle w:val="Normal1"/>
      </w:pPr>
    </w:p>
    <w:p w14:paraId="22BD1563" w14:textId="77777777" w:rsidR="001D4036" w:rsidRDefault="001D4036" w:rsidP="00E301CE">
      <w:pPr>
        <w:pStyle w:val="Normal1"/>
      </w:pPr>
    </w:p>
    <w:p w14:paraId="4AEA4BA2" w14:textId="77777777" w:rsidR="001D4036" w:rsidRDefault="001D4036" w:rsidP="00E301CE">
      <w:pPr>
        <w:pStyle w:val="Normal1"/>
      </w:pPr>
    </w:p>
    <w:p w14:paraId="1964696F" w14:textId="77777777" w:rsidR="001D4036" w:rsidRDefault="001D4036" w:rsidP="00E301CE">
      <w:pPr>
        <w:pStyle w:val="Normal1"/>
      </w:pPr>
    </w:p>
    <w:p w14:paraId="3C2D8A29" w14:textId="77777777" w:rsidR="001D4036" w:rsidRDefault="001D4036" w:rsidP="00E301CE">
      <w:pPr>
        <w:pStyle w:val="Normal1"/>
      </w:pPr>
    </w:p>
    <w:p w14:paraId="3A1A21A2" w14:textId="77777777" w:rsidR="001D4036" w:rsidRDefault="001D4036" w:rsidP="00E301CE">
      <w:pPr>
        <w:pStyle w:val="Normal1"/>
      </w:pPr>
    </w:p>
    <w:p w14:paraId="17891C6B" w14:textId="77777777" w:rsidR="001D4036" w:rsidRDefault="001D4036" w:rsidP="00E301CE">
      <w:pPr>
        <w:pStyle w:val="Normal1"/>
      </w:pPr>
    </w:p>
    <w:p w14:paraId="0214032D" w14:textId="77777777" w:rsidR="001D4036" w:rsidRDefault="001D4036" w:rsidP="00E301CE">
      <w:pPr>
        <w:pStyle w:val="Normal1"/>
      </w:pPr>
    </w:p>
    <w:p w14:paraId="54CA81B4" w14:textId="77777777" w:rsidR="00E301CE" w:rsidRDefault="00E301CE" w:rsidP="001D4036">
      <w:pPr>
        <w:pStyle w:val="Normal1"/>
        <w:ind w:firstLine="720"/>
      </w:pPr>
      <w:r>
        <w:lastRenderedPageBreak/>
        <w:t xml:space="preserve">Divergence can also be helpful in predicting major pivot points in the market at large. </w:t>
      </w:r>
    </w:p>
    <w:p w14:paraId="77DEC49C" w14:textId="77777777" w:rsidR="00E301CE" w:rsidRDefault="00401D3F" w:rsidP="00E301CE">
      <w:pPr>
        <w:pStyle w:val="Normal1"/>
      </w:pPr>
      <w:r>
        <w:rPr>
          <w:noProof/>
        </w:rPr>
        <w:drawing>
          <wp:inline distT="0" distB="0" distL="0" distR="0" wp14:anchorId="71266101" wp14:editId="68646044">
            <wp:extent cx="5715000" cy="4416425"/>
            <wp:effectExtent l="0" t="0" r="0" b="3175"/>
            <wp:docPr id="8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715000" cy="4416425"/>
                    </a:xfrm>
                    <a:prstGeom prst="rect">
                      <a:avLst/>
                    </a:prstGeom>
                    <a:noFill/>
                    <a:ln>
                      <a:noFill/>
                    </a:ln>
                  </pic:spPr>
                </pic:pic>
              </a:graphicData>
            </a:graphic>
          </wp:inline>
        </w:drawing>
      </w:r>
    </w:p>
    <w:p w14:paraId="38298CEF" w14:textId="77777777" w:rsidR="00E301CE" w:rsidRDefault="00401D3F" w:rsidP="00401D3F">
      <w:pPr>
        <w:pStyle w:val="Normal1"/>
        <w:jc w:val="center"/>
        <w:rPr>
          <w:i/>
        </w:rPr>
      </w:pPr>
      <w:r w:rsidRPr="00401D3F">
        <w:rPr>
          <w:i/>
        </w:rPr>
        <w:t xml:space="preserve">Bearish divergence in the S&amp;P 500 </w:t>
      </w:r>
    </w:p>
    <w:p w14:paraId="2D1074D5" w14:textId="77777777" w:rsidR="00401D3F" w:rsidRPr="00401D3F" w:rsidRDefault="00401D3F" w:rsidP="00401D3F">
      <w:pPr>
        <w:pStyle w:val="Normal1"/>
        <w:jc w:val="center"/>
        <w:rPr>
          <w:i/>
        </w:rPr>
      </w:pPr>
    </w:p>
    <w:p w14:paraId="6B5ED835" w14:textId="77777777" w:rsidR="00E301CE" w:rsidRDefault="00E301CE" w:rsidP="00E301CE">
      <w:pPr>
        <w:pStyle w:val="Normal1"/>
      </w:pPr>
      <w:r>
        <w:tab/>
        <w:t xml:space="preserve">The RSI on April 29, </w:t>
      </w:r>
      <w:proofErr w:type="gramStart"/>
      <w:r>
        <w:t>2010</w:t>
      </w:r>
      <w:proofErr w:type="gramEnd"/>
      <w:r>
        <w:t xml:space="preserve"> had decidedly turned lower before the S&amp;P 500 </w:t>
      </w:r>
      <w:proofErr w:type="gramStart"/>
      <w:r>
        <w:t>actually broke</w:t>
      </w:r>
      <w:proofErr w:type="gramEnd"/>
      <w:r>
        <w:t xml:space="preserve"> its uptrend. This was a major bearish divergence and is very apparent in the chart above. The RSI was heading clearly down for several bars before the market finally capitulated. That gave us an early warning that there was an imminent change in </w:t>
      </w:r>
      <w:r w:rsidR="001D4036">
        <w:t xml:space="preserve">the </w:t>
      </w:r>
      <w:r>
        <w:t>dir</w:t>
      </w:r>
      <w:r w:rsidR="00F1469A">
        <w:t xml:space="preserve">ection of the market. While </w:t>
      </w:r>
      <w:r>
        <w:t>divergence provide</w:t>
      </w:r>
      <w:r w:rsidR="001D4036">
        <w:t>s</w:t>
      </w:r>
      <w:r>
        <w:t xml:space="preserve"> an early w</w:t>
      </w:r>
      <w:r w:rsidR="00F1469A">
        <w:t xml:space="preserve">arning of a change in direction, it does not illustrate the </w:t>
      </w:r>
      <w:r>
        <w:t xml:space="preserve">magnitude of that move.  There may be something to the </w:t>
      </w:r>
      <w:proofErr w:type="gramStart"/>
      <w:r w:rsidR="00F1469A">
        <w:t>old adage</w:t>
      </w:r>
      <w:proofErr w:type="gramEnd"/>
      <w:r w:rsidR="00F1469A">
        <w:t xml:space="preserve"> ‘the </w:t>
      </w:r>
      <w:r>
        <w:t xml:space="preserve">bigger they </w:t>
      </w:r>
      <w:proofErr w:type="gramStart"/>
      <w:r>
        <w:t>are</w:t>
      </w:r>
      <w:proofErr w:type="gramEnd"/>
      <w:r>
        <w:t xml:space="preserve"> the harder they fall.</w:t>
      </w:r>
      <w:r w:rsidR="00F1469A">
        <w:t>’</w:t>
      </w:r>
      <w:r>
        <w:t xml:space="preserve"> In other words, the longer it takes for the divergence to be confirmed by price action, </w:t>
      </w:r>
      <w:r w:rsidR="001D4036">
        <w:t>the larger the potential</w:t>
      </w:r>
      <w:r>
        <w:t xml:space="preserve"> move.</w:t>
      </w:r>
    </w:p>
    <w:p w14:paraId="30995860" w14:textId="77777777" w:rsidR="00E301CE" w:rsidRDefault="00E301CE" w:rsidP="00E301CE">
      <w:pPr>
        <w:pStyle w:val="Normal1"/>
      </w:pPr>
    </w:p>
    <w:p w14:paraId="05E01CBE" w14:textId="77777777" w:rsidR="00E301CE" w:rsidRDefault="00E301CE" w:rsidP="00E301CE">
      <w:pPr>
        <w:pStyle w:val="Normal1"/>
      </w:pPr>
      <w:r>
        <w:tab/>
        <w:t xml:space="preserve">So why does </w:t>
      </w:r>
      <w:r w:rsidR="001D4036">
        <w:t>technical analysis</w:t>
      </w:r>
      <w:r>
        <w:t xml:space="preserve"> work? Maybe you don't even believe it does. One </w:t>
      </w:r>
      <w:r w:rsidR="001D4036">
        <w:t>thing</w:t>
      </w:r>
      <w:r>
        <w:t xml:space="preserve"> you should understand is that every major Wall Street firm employs technicians. </w:t>
      </w:r>
      <w:r w:rsidR="001D4036">
        <w:t>E</w:t>
      </w:r>
      <w:r>
        <w:t xml:space="preserve">ven if </w:t>
      </w:r>
      <w:r w:rsidRPr="001D4036">
        <w:rPr>
          <w:i/>
        </w:rPr>
        <w:t>you</w:t>
      </w:r>
      <w:r>
        <w:t xml:space="preserve"> don't believe that it works or that charts </w:t>
      </w:r>
      <w:r w:rsidR="001D4036">
        <w:t>hold any predictive</w:t>
      </w:r>
      <w:r>
        <w:t xml:space="preserve"> value, lots of other people </w:t>
      </w:r>
      <w:r>
        <w:lastRenderedPageBreak/>
        <w:t xml:space="preserve">with lots of money do. I think everyone would agree </w:t>
      </w:r>
      <w:proofErr w:type="gramStart"/>
      <w:r>
        <w:t>that</w:t>
      </w:r>
      <w:proofErr w:type="gramEnd"/>
      <w:r>
        <w:t xml:space="preserve"> is good to know what the big money is doing. </w:t>
      </w:r>
    </w:p>
    <w:p w14:paraId="01BB4B8A" w14:textId="77777777" w:rsidR="00E301CE" w:rsidRDefault="00E301CE" w:rsidP="00E301CE">
      <w:pPr>
        <w:pStyle w:val="Normal1"/>
      </w:pPr>
    </w:p>
    <w:p w14:paraId="094DAE8D" w14:textId="77777777" w:rsidR="00E301CE" w:rsidRDefault="00E301CE" w:rsidP="00E301CE">
      <w:pPr>
        <w:pStyle w:val="Normal1"/>
      </w:pPr>
      <w:r>
        <w:tab/>
        <w:t xml:space="preserve">Now I have some theories why this works. I believe human behavior </w:t>
      </w:r>
      <w:proofErr w:type="gramStart"/>
      <w:r>
        <w:t>follow</w:t>
      </w:r>
      <w:proofErr w:type="gramEnd"/>
      <w:r>
        <w:t xml:space="preserve"> certain predictable </w:t>
      </w:r>
      <w:r w:rsidR="002449BF">
        <w:t>patterns much like memory metal</w:t>
      </w:r>
      <w:r>
        <w:t xml:space="preserve">.  If you're driving along </w:t>
      </w:r>
      <w:r w:rsidR="002449BF">
        <w:t xml:space="preserve">the highway </w:t>
      </w:r>
      <w:r>
        <w:t xml:space="preserve">and speed limit signs are posted, you know that most people will observe and obey these signs. Charts may not be quite as explicit as </w:t>
      </w:r>
      <w:proofErr w:type="gramStart"/>
      <w:r>
        <w:t>a speed</w:t>
      </w:r>
      <w:proofErr w:type="gramEnd"/>
      <w:r>
        <w:t xml:space="preserve"> limit </w:t>
      </w:r>
      <w:proofErr w:type="gramStart"/>
      <w:r>
        <w:t>sign</w:t>
      </w:r>
      <w:proofErr w:type="gramEnd"/>
      <w:r>
        <w:t xml:space="preserve"> but to the trained eye they are very visible limits. </w:t>
      </w:r>
      <w:r w:rsidR="002449BF">
        <w:t>T</w:t>
      </w:r>
      <w:r>
        <w:t xml:space="preserve">he charts are nothing more </w:t>
      </w:r>
      <w:proofErr w:type="spellStart"/>
      <w:proofErr w:type="gramStart"/>
      <w:r>
        <w:t>then</w:t>
      </w:r>
      <w:proofErr w:type="spellEnd"/>
      <w:proofErr w:type="gramEnd"/>
      <w:r>
        <w:t xml:space="preserve"> a visual representation of human behavior. Much like an x-ray prov</w:t>
      </w:r>
      <w:r w:rsidR="002449BF">
        <w:t xml:space="preserve">ides some insight into the body, invisible to </w:t>
      </w:r>
      <w:r>
        <w:t xml:space="preserve">your naked eye, </w:t>
      </w:r>
      <w:r w:rsidR="002449BF">
        <w:t>t</w:t>
      </w:r>
      <w:r>
        <w:t xml:space="preserve">he charts will </w:t>
      </w:r>
      <w:r w:rsidR="002449BF">
        <w:t>provide another vantage point</w:t>
      </w:r>
      <w:r>
        <w:t xml:space="preserve">. Combined with fundamental analysis, technical analysis can give </w:t>
      </w:r>
      <w:proofErr w:type="spellStart"/>
      <w:r>
        <w:t>you</w:t>
      </w:r>
      <w:proofErr w:type="spellEnd"/>
      <w:r>
        <w:t xml:space="preserve"> insight on when to buy and sell.  </w:t>
      </w:r>
    </w:p>
    <w:p w14:paraId="042DFA4C" w14:textId="77777777" w:rsidR="00362C76" w:rsidRDefault="00362C76" w:rsidP="00E301CE">
      <w:pPr>
        <w:pStyle w:val="Normal1"/>
      </w:pPr>
    </w:p>
    <w:p w14:paraId="72E7DA03" w14:textId="77777777" w:rsidR="001360B1" w:rsidRDefault="00DD3C51" w:rsidP="001360B1">
      <w:pPr>
        <w:pStyle w:val="Heading1"/>
      </w:pPr>
      <w:bookmarkStart w:id="70" w:name="_Toc194489524"/>
      <w:bookmarkStart w:id="71" w:name="_Toc194490422"/>
      <w:bookmarkStart w:id="72" w:name="_Toc196105765"/>
      <w:r>
        <w:t>Our Approach</w:t>
      </w:r>
      <w:bookmarkEnd w:id="70"/>
      <w:bookmarkEnd w:id="71"/>
      <w:bookmarkEnd w:id="72"/>
    </w:p>
    <w:p w14:paraId="43A3A0AD" w14:textId="77777777" w:rsidR="001360B1" w:rsidRDefault="001360B1" w:rsidP="001360B1">
      <w:pPr>
        <w:pStyle w:val="ListParagraph0"/>
      </w:pPr>
    </w:p>
    <w:p w14:paraId="7757DBE5" w14:textId="77777777" w:rsidR="005630DA" w:rsidRDefault="001360B1" w:rsidP="001360B1">
      <w:pPr>
        <w:pStyle w:val="Normal1"/>
        <w:rPr>
          <w:color w:val="343434"/>
        </w:rPr>
      </w:pPr>
      <w:r>
        <w:tab/>
      </w:r>
      <w:r w:rsidR="00AA72C8">
        <w:t>Our approach is a working marriage of technical and fundamental analysis</w:t>
      </w:r>
      <w:r>
        <w:t xml:space="preserve">.  </w:t>
      </w:r>
      <w:r w:rsidR="00F629EA" w:rsidRPr="00F629EA">
        <w:rPr>
          <w:color w:val="343434"/>
        </w:rPr>
        <w:t>The following</w:t>
      </w:r>
      <w:r w:rsidRPr="00F629EA">
        <w:rPr>
          <w:color w:val="343434"/>
        </w:rPr>
        <w:t xml:space="preserve"> is a </w:t>
      </w:r>
      <w:r w:rsidR="00F629EA" w:rsidRPr="00F629EA">
        <w:rPr>
          <w:color w:val="343434"/>
        </w:rPr>
        <w:t xml:space="preserve">ten-point </w:t>
      </w:r>
      <w:r w:rsidRPr="00F629EA">
        <w:rPr>
          <w:color w:val="343434"/>
        </w:rPr>
        <w:t xml:space="preserve">checklist I use to quickly </w:t>
      </w:r>
      <w:proofErr w:type="gramStart"/>
      <w:r w:rsidRPr="00F629EA">
        <w:rPr>
          <w:color w:val="343434"/>
        </w:rPr>
        <w:t>come to a conclusion</w:t>
      </w:r>
      <w:proofErr w:type="gramEnd"/>
      <w:r w:rsidRPr="00F629EA">
        <w:rPr>
          <w:color w:val="343434"/>
        </w:rPr>
        <w:t xml:space="preserve"> on a stock.  I score a stock, each </w:t>
      </w:r>
      <w:r w:rsidR="00F629EA">
        <w:rPr>
          <w:color w:val="343434"/>
        </w:rPr>
        <w:t>item</w:t>
      </w:r>
      <w:r w:rsidRPr="00F629EA">
        <w:rPr>
          <w:color w:val="343434"/>
        </w:rPr>
        <w:t xml:space="preserve"> getting a 1, 0, or -1.  A stock that scored 1 </w:t>
      </w:r>
      <w:proofErr w:type="gramStart"/>
      <w:r w:rsidRPr="00F629EA">
        <w:rPr>
          <w:color w:val="343434"/>
        </w:rPr>
        <w:t>on</w:t>
      </w:r>
      <w:proofErr w:type="gramEnd"/>
      <w:r w:rsidRPr="00F629EA">
        <w:rPr>
          <w:color w:val="343434"/>
        </w:rPr>
        <w:t xml:space="preserve"> each </w:t>
      </w:r>
      <w:r w:rsidR="00F629EA">
        <w:rPr>
          <w:color w:val="343434"/>
        </w:rPr>
        <w:t>category</w:t>
      </w:r>
      <w:r w:rsidRPr="00F629EA">
        <w:rPr>
          <w:color w:val="343434"/>
        </w:rPr>
        <w:t xml:space="preserve"> would be a perfect 10.  Buy it!</w:t>
      </w:r>
      <w:r w:rsidR="00F629EA">
        <w:rPr>
          <w:color w:val="343434"/>
        </w:rPr>
        <w:t xml:space="preserve">  </w:t>
      </w:r>
      <w:r>
        <w:rPr>
          <w:color w:val="343434"/>
        </w:rPr>
        <w:t>Some of these items are quite subjective.  For example</w:t>
      </w:r>
      <w:r w:rsidR="00F629EA">
        <w:rPr>
          <w:color w:val="343434"/>
        </w:rPr>
        <w:t>,</w:t>
      </w:r>
      <w:r>
        <w:rPr>
          <w:color w:val="343434"/>
        </w:rPr>
        <w:t xml:space="preserve"> how would I score Cash Flow?  If a company’s cash flow is much lower than </w:t>
      </w:r>
      <w:r w:rsidR="00F629EA">
        <w:rPr>
          <w:color w:val="343434"/>
        </w:rPr>
        <w:t>the</w:t>
      </w:r>
      <w:r>
        <w:rPr>
          <w:color w:val="343434"/>
        </w:rPr>
        <w:t xml:space="preserve"> reported earnings, that raises a </w:t>
      </w:r>
      <w:proofErr w:type="gramStart"/>
      <w:r>
        <w:rPr>
          <w:color w:val="343434"/>
        </w:rPr>
        <w:t>flag</w:t>
      </w:r>
      <w:proofErr w:type="gramEnd"/>
      <w:r>
        <w:rPr>
          <w:color w:val="343434"/>
        </w:rPr>
        <w:t xml:space="preserve"> and I would score it </w:t>
      </w:r>
      <w:proofErr w:type="gramStart"/>
      <w:r>
        <w:rPr>
          <w:color w:val="343434"/>
        </w:rPr>
        <w:t>a -</w:t>
      </w:r>
      <w:proofErr w:type="gramEnd"/>
      <w:r>
        <w:rPr>
          <w:color w:val="343434"/>
        </w:rPr>
        <w:t xml:space="preserve">1.  If there were more insiders buying than selling, I would score it a 1.  If there </w:t>
      </w:r>
      <w:r w:rsidR="00F629EA">
        <w:rPr>
          <w:color w:val="343434"/>
        </w:rPr>
        <w:t>were</w:t>
      </w:r>
      <w:r>
        <w:rPr>
          <w:color w:val="343434"/>
        </w:rPr>
        <w:t xml:space="preserve"> no apparent catalysts in the near </w:t>
      </w:r>
      <w:proofErr w:type="gramStart"/>
      <w:r>
        <w:rPr>
          <w:color w:val="343434"/>
        </w:rPr>
        <w:t>future</w:t>
      </w:r>
      <w:proofErr w:type="gramEnd"/>
      <w:r>
        <w:rPr>
          <w:color w:val="343434"/>
        </w:rPr>
        <w:t xml:space="preserve"> I would score it a 0</w:t>
      </w:r>
      <w:r w:rsidR="00F629EA">
        <w:rPr>
          <w:color w:val="343434"/>
        </w:rPr>
        <w:t>.</w:t>
      </w:r>
      <w:r>
        <w:rPr>
          <w:color w:val="343434"/>
        </w:rPr>
        <w:t xml:space="preserve"> </w:t>
      </w:r>
      <w:r w:rsidR="00F629EA">
        <w:rPr>
          <w:color w:val="343434"/>
        </w:rPr>
        <w:t>O</w:t>
      </w:r>
      <w:r>
        <w:rPr>
          <w:color w:val="343434"/>
        </w:rPr>
        <w:t xml:space="preserve">n the other </w:t>
      </w:r>
      <w:proofErr w:type="gramStart"/>
      <w:r>
        <w:rPr>
          <w:color w:val="343434"/>
        </w:rPr>
        <w:t>hand</w:t>
      </w:r>
      <w:proofErr w:type="gramEnd"/>
      <w:r>
        <w:rPr>
          <w:color w:val="343434"/>
        </w:rPr>
        <w:t xml:space="preserve"> if there </w:t>
      </w:r>
      <w:r w:rsidR="00F629EA">
        <w:rPr>
          <w:color w:val="343434"/>
        </w:rPr>
        <w:t>was</w:t>
      </w:r>
      <w:r>
        <w:rPr>
          <w:color w:val="343434"/>
        </w:rPr>
        <w:t xml:space="preserve"> a pending secondary </w:t>
      </w:r>
      <w:r w:rsidR="00F629EA">
        <w:rPr>
          <w:color w:val="343434"/>
        </w:rPr>
        <w:t xml:space="preserve">offering </w:t>
      </w:r>
      <w:r>
        <w:rPr>
          <w:color w:val="343434"/>
        </w:rPr>
        <w:t xml:space="preserve">that </w:t>
      </w:r>
      <w:proofErr w:type="gramStart"/>
      <w:r>
        <w:rPr>
          <w:color w:val="343434"/>
        </w:rPr>
        <w:t>will</w:t>
      </w:r>
      <w:proofErr w:type="gramEnd"/>
      <w:r>
        <w:rPr>
          <w:color w:val="343434"/>
        </w:rPr>
        <w:t xml:space="preserve"> put more stock out on the market, I would score it -1.</w:t>
      </w:r>
      <w:r w:rsidR="00024F85" w:rsidRPr="00024F85">
        <w:t xml:space="preserve"> </w:t>
      </w:r>
      <w:proofErr w:type="gramStart"/>
      <w:r w:rsidR="00024F85">
        <w:t>By the way</w:t>
      </w:r>
      <w:r w:rsidR="00082ECF">
        <w:t>,</w:t>
      </w:r>
      <w:r w:rsidR="00024F85">
        <w:t xml:space="preserve"> </w:t>
      </w:r>
      <w:r w:rsidR="00082ECF">
        <w:t>these</w:t>
      </w:r>
      <w:proofErr w:type="gramEnd"/>
      <w:r w:rsidR="00082ECF">
        <w:t xml:space="preserve"> steps are</w:t>
      </w:r>
      <w:r w:rsidR="00024F85">
        <w:t xml:space="preserve"> in </w:t>
      </w:r>
      <w:r w:rsidR="00082ECF">
        <w:t xml:space="preserve">no </w:t>
      </w:r>
      <w:r w:rsidR="00024F85">
        <w:t>order of importance</w:t>
      </w:r>
      <w:r w:rsidR="00082ECF">
        <w:t>.</w:t>
      </w:r>
    </w:p>
    <w:p w14:paraId="009BD23D" w14:textId="77777777" w:rsidR="00D139C5" w:rsidRDefault="00A27F92" w:rsidP="004060DE">
      <w:pPr>
        <w:pStyle w:val="Heading2"/>
      </w:pPr>
      <w:bookmarkStart w:id="73" w:name="_Toc196105766"/>
      <w:r>
        <w:t>Chart</w:t>
      </w:r>
      <w:bookmarkEnd w:id="73"/>
    </w:p>
    <w:p w14:paraId="74DD0CF4" w14:textId="77777777" w:rsidR="00D139C5" w:rsidRPr="00D139C5" w:rsidRDefault="00D139C5" w:rsidP="004060DE"/>
    <w:p w14:paraId="5F46DF95" w14:textId="77777777" w:rsidR="001360B1" w:rsidRDefault="007F7E4C" w:rsidP="00F629EA">
      <w:pPr>
        <w:pStyle w:val="Normal1"/>
        <w:ind w:firstLine="720"/>
      </w:pPr>
      <w:r>
        <w:rPr>
          <w:color w:val="343434"/>
        </w:rPr>
        <w:t>K</w:t>
      </w:r>
      <w:r w:rsidR="001360B1">
        <w:rPr>
          <w:color w:val="343434"/>
        </w:rPr>
        <w:t xml:space="preserve">now how to read charts. I believe I can improve the price of buying or selling from an understanding of chart </w:t>
      </w:r>
      <w:r w:rsidR="00F629EA">
        <w:rPr>
          <w:color w:val="343434"/>
        </w:rPr>
        <w:t xml:space="preserve">pattern. </w:t>
      </w:r>
      <w:r w:rsidR="001360B1">
        <w:rPr>
          <w:b/>
        </w:rPr>
        <w:t xml:space="preserve"> </w:t>
      </w:r>
      <w:r w:rsidR="00F629EA">
        <w:t>We previously</w:t>
      </w:r>
      <w:r w:rsidR="001360B1">
        <w:t xml:space="preserve"> talked about improving the price </w:t>
      </w:r>
      <w:r w:rsidR="00F629EA">
        <w:t>at which</w:t>
      </w:r>
      <w:r w:rsidR="001360B1">
        <w:t xml:space="preserve"> you buy and sell based on just three technical indicators, support and resistance, stochastics and divergence. There </w:t>
      </w:r>
      <w:r w:rsidR="00F629EA">
        <w:t>are</w:t>
      </w:r>
      <w:r w:rsidR="001360B1">
        <w:t xml:space="preserve"> other technical tips that </w:t>
      </w:r>
      <w:r w:rsidR="00F629EA">
        <w:t>are</w:t>
      </w:r>
      <w:r w:rsidR="001360B1">
        <w:t xml:space="preserve"> quick to learn, easy to apply, and nearly foolproof.  </w:t>
      </w:r>
      <w:r w:rsidR="00F629EA">
        <w:t>They just don’t</w:t>
      </w:r>
      <w:r w:rsidR="001360B1">
        <w:t xml:space="preserve"> occur that often.  Look at unusual volume. When I see blowout volume, six times or more the </w:t>
      </w:r>
      <w:r w:rsidR="00F629EA">
        <w:t xml:space="preserve">daily </w:t>
      </w:r>
      <w:r w:rsidR="001360B1">
        <w:t xml:space="preserve">average, this will often be a </w:t>
      </w:r>
      <w:r w:rsidR="00F629EA">
        <w:t>reversal</w:t>
      </w:r>
      <w:r w:rsidR="001360B1">
        <w:t xml:space="preserve"> day </w:t>
      </w:r>
      <w:r w:rsidR="00F629EA">
        <w:t>to the</w:t>
      </w:r>
      <w:r w:rsidR="001360B1">
        <w:t xml:space="preserve"> upside or downside if a trend is in place. </w:t>
      </w:r>
    </w:p>
    <w:p w14:paraId="3CFC2E92" w14:textId="77777777" w:rsidR="001360B1" w:rsidRDefault="001360B1" w:rsidP="001360B1">
      <w:pPr>
        <w:pStyle w:val="Normal1"/>
      </w:pPr>
    </w:p>
    <w:p w14:paraId="31936FE8" w14:textId="77777777" w:rsidR="001360B1" w:rsidRDefault="00024F85" w:rsidP="001360B1">
      <w:pPr>
        <w:pStyle w:val="Normal1"/>
        <w:rPr>
          <w:color w:val="343434"/>
        </w:rPr>
      </w:pPr>
      <w:r>
        <w:t>The following is a</w:t>
      </w:r>
      <w:r w:rsidR="001360B1">
        <w:t xml:space="preserve"> </w:t>
      </w:r>
      <w:r>
        <w:t>simple</w:t>
      </w:r>
      <w:r w:rsidR="001360B1">
        <w:t xml:space="preserve"> exercise that will add discipline to </w:t>
      </w:r>
      <w:r>
        <w:t>your purchase or sell decisions.</w:t>
      </w:r>
      <w:r w:rsidR="001360B1">
        <w:t xml:space="preserve"> </w:t>
      </w:r>
      <w:proofErr w:type="spellStart"/>
      <w:r w:rsidR="001360B1">
        <w:rPr>
          <w:color w:val="343434"/>
        </w:rPr>
        <w:t>Everyday</w:t>
      </w:r>
      <w:proofErr w:type="spellEnd"/>
      <w:r w:rsidR="001360B1">
        <w:rPr>
          <w:color w:val="343434"/>
        </w:rPr>
        <w:t xml:space="preserve"> before the market opens, I put a plus sign, minus sign or zero in front of ev</w:t>
      </w:r>
      <w:r w:rsidR="00D271DB">
        <w:rPr>
          <w:color w:val="343434"/>
        </w:rPr>
        <w:t xml:space="preserve">ery </w:t>
      </w:r>
      <w:r>
        <w:rPr>
          <w:color w:val="343434"/>
        </w:rPr>
        <w:lastRenderedPageBreak/>
        <w:t>holding</w:t>
      </w:r>
      <w:r w:rsidR="00D271DB">
        <w:rPr>
          <w:color w:val="343434"/>
        </w:rPr>
        <w:t xml:space="preserve"> </w:t>
      </w:r>
      <w:r w:rsidR="001360B1">
        <w:rPr>
          <w:color w:val="343434"/>
        </w:rPr>
        <w:t xml:space="preserve">I own.  The </w:t>
      </w:r>
      <w:proofErr w:type="gramStart"/>
      <w:r w:rsidR="001360B1">
        <w:rPr>
          <w:color w:val="343434"/>
        </w:rPr>
        <w:t>plus sign</w:t>
      </w:r>
      <w:proofErr w:type="gramEnd"/>
      <w:r w:rsidR="001360B1">
        <w:rPr>
          <w:color w:val="343434"/>
        </w:rPr>
        <w:t xml:space="preserve"> signifies that I think the </w:t>
      </w:r>
      <w:r>
        <w:rPr>
          <w:color w:val="343434"/>
        </w:rPr>
        <w:t>security</w:t>
      </w:r>
      <w:r w:rsidR="001360B1">
        <w:rPr>
          <w:color w:val="343434"/>
        </w:rPr>
        <w:t xml:space="preserve"> goes up today, the minus is down, and the zero </w:t>
      </w:r>
      <w:r>
        <w:rPr>
          <w:color w:val="343434"/>
        </w:rPr>
        <w:t>means</w:t>
      </w:r>
      <w:r w:rsidR="001360B1">
        <w:rPr>
          <w:color w:val="343434"/>
        </w:rPr>
        <w:t xml:space="preserve"> I don’t have a clue.  I keep these sheets for several days comparing my predictions to the actual results.  The cost of transactions is so miniscule that if I have a high confidence level that a stock is going down, I </w:t>
      </w:r>
      <w:proofErr w:type="gramStart"/>
      <w:r w:rsidR="001360B1">
        <w:rPr>
          <w:color w:val="343434"/>
        </w:rPr>
        <w:t>have to</w:t>
      </w:r>
      <w:proofErr w:type="gramEnd"/>
      <w:r w:rsidR="001360B1">
        <w:rPr>
          <w:color w:val="343434"/>
        </w:rPr>
        <w:t xml:space="preserve"> ask </w:t>
      </w:r>
      <w:proofErr w:type="gramStart"/>
      <w:r w:rsidR="001360B1">
        <w:rPr>
          <w:color w:val="343434"/>
        </w:rPr>
        <w:t>myself</w:t>
      </w:r>
      <w:proofErr w:type="gramEnd"/>
      <w:r w:rsidR="001360B1">
        <w:rPr>
          <w:color w:val="343434"/>
        </w:rPr>
        <w:t xml:space="preserve"> can I own this stock cheaper tomorrow.  If so, why do I want to own it today?</w:t>
      </w:r>
    </w:p>
    <w:p w14:paraId="0038DB18" w14:textId="77777777" w:rsidR="001360B1" w:rsidRDefault="001360B1" w:rsidP="001360B1">
      <w:pPr>
        <w:pStyle w:val="Normal1"/>
        <w:rPr>
          <w:color w:val="343434"/>
        </w:rPr>
      </w:pPr>
      <w:r>
        <w:rPr>
          <w:noProof/>
        </w:rPr>
        <w:lastRenderedPageBreak/>
        <w:drawing>
          <wp:inline distT="0" distB="0" distL="0" distR="0" wp14:anchorId="6DCE091C" wp14:editId="14407368">
            <wp:extent cx="5309235" cy="6858000"/>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309235" cy="6858000"/>
                    </a:xfrm>
                    <a:prstGeom prst="rect">
                      <a:avLst/>
                    </a:prstGeom>
                    <a:noFill/>
                    <a:ln>
                      <a:noFill/>
                    </a:ln>
                  </pic:spPr>
                </pic:pic>
              </a:graphicData>
            </a:graphic>
          </wp:inline>
        </w:drawing>
      </w:r>
    </w:p>
    <w:p w14:paraId="2039E9F5" w14:textId="77777777" w:rsidR="001360B1" w:rsidRDefault="001360B1" w:rsidP="001360B1">
      <w:pPr>
        <w:pStyle w:val="Normal1"/>
      </w:pPr>
      <w:r>
        <w:t xml:space="preserve"> </w:t>
      </w:r>
    </w:p>
    <w:p w14:paraId="68D1255C" w14:textId="77777777" w:rsidR="001360B1" w:rsidRDefault="001360B1" w:rsidP="001360B1">
      <w:pPr>
        <w:pStyle w:val="Normal1"/>
        <w:rPr>
          <w:color w:val="343434"/>
        </w:rPr>
      </w:pPr>
    </w:p>
    <w:p w14:paraId="3A931BFB" w14:textId="77777777" w:rsidR="00D139C5" w:rsidRPr="00A27F92" w:rsidRDefault="00A27F92" w:rsidP="00A27F92">
      <w:pPr>
        <w:pStyle w:val="Heading2"/>
      </w:pPr>
      <w:bookmarkStart w:id="74" w:name="_Toc196105767"/>
      <w:r>
        <w:lastRenderedPageBreak/>
        <w:t>Analysts</w:t>
      </w:r>
      <w:bookmarkEnd w:id="74"/>
    </w:p>
    <w:p w14:paraId="38A532B1" w14:textId="77777777" w:rsidR="00D139C5" w:rsidRDefault="00D139C5" w:rsidP="00A27F92">
      <w:pPr>
        <w:pStyle w:val="Normal1"/>
        <w:jc w:val="center"/>
        <w:rPr>
          <w:rStyle w:val="Heading2Char"/>
        </w:rPr>
      </w:pPr>
    </w:p>
    <w:p w14:paraId="34968738" w14:textId="77777777" w:rsidR="00A07212" w:rsidRDefault="00082ECF" w:rsidP="00A07212">
      <w:pPr>
        <w:pStyle w:val="Normal1"/>
      </w:pPr>
      <w:r>
        <w:t>Third party research</w:t>
      </w:r>
      <w:r w:rsidR="001360B1">
        <w:t xml:space="preserve"> is a lot easier to </w:t>
      </w:r>
      <w:r>
        <w:t>come by today than it was 15 years ago</w:t>
      </w:r>
      <w:r w:rsidR="001360B1">
        <w:t xml:space="preserve">. </w:t>
      </w:r>
      <w:r>
        <w:t xml:space="preserve"> </w:t>
      </w:r>
      <w:r w:rsidR="001360B1">
        <w:t xml:space="preserve">Easily available sources like Standard and Poor’s and Morningstar can often be found at your discount broker or the public library. Many discount </w:t>
      </w:r>
      <w:r>
        <w:t>brokerages</w:t>
      </w:r>
      <w:r w:rsidR="001360B1">
        <w:t xml:space="preserve"> such as Fidelity </w:t>
      </w:r>
      <w:r>
        <w:t>or</w:t>
      </w:r>
      <w:r w:rsidR="001360B1">
        <w:t xml:space="preserve"> Schwab offer free access to these reports. There </w:t>
      </w:r>
      <w:proofErr w:type="gramStart"/>
      <w:r w:rsidR="001360B1">
        <w:t>are</w:t>
      </w:r>
      <w:proofErr w:type="gramEnd"/>
      <w:r w:rsidR="001360B1">
        <w:t xml:space="preserve"> also traditional </w:t>
      </w:r>
      <w:proofErr w:type="spellStart"/>
      <w:r>
        <w:t>wirehouse</w:t>
      </w:r>
      <w:proofErr w:type="spellEnd"/>
      <w:r>
        <w:t xml:space="preserve"> brokerage</w:t>
      </w:r>
      <w:r w:rsidR="001360B1">
        <w:t xml:space="preserve"> research reports</w:t>
      </w:r>
      <w:r>
        <w:t>,</w:t>
      </w:r>
      <w:r w:rsidR="001360B1">
        <w:t xml:space="preserve"> but they are harder to come </w:t>
      </w:r>
      <w:r>
        <w:t>by.</w:t>
      </w:r>
      <w:r w:rsidR="001360B1">
        <w:t xml:space="preserve"> </w:t>
      </w:r>
      <w:r>
        <w:t xml:space="preserve"> </w:t>
      </w:r>
      <w:r w:rsidR="001360B1">
        <w:t>If you find this research valuable to you</w:t>
      </w:r>
      <w:r>
        <w:t xml:space="preserve"> then open a small account to gain access.</w:t>
      </w:r>
      <w:r w:rsidR="002C134E">
        <w:t xml:space="preserve">  </w:t>
      </w:r>
    </w:p>
    <w:p w14:paraId="0DCE3DCC" w14:textId="77777777" w:rsidR="00A07212" w:rsidRDefault="00A07212" w:rsidP="00A07212">
      <w:pPr>
        <w:pStyle w:val="Normal1"/>
      </w:pPr>
    </w:p>
    <w:p w14:paraId="3C257567" w14:textId="77777777" w:rsidR="00A07212" w:rsidRDefault="00A07212" w:rsidP="00A07212">
      <w:pPr>
        <w:pStyle w:val="Normal1"/>
      </w:pPr>
      <w:r>
        <w:rPr>
          <w:b/>
        </w:rPr>
        <w:t xml:space="preserve">Read </w:t>
      </w:r>
      <w:proofErr w:type="gramStart"/>
      <w:r>
        <w:rPr>
          <w:b/>
        </w:rPr>
        <w:t>analyst’s</w:t>
      </w:r>
      <w:proofErr w:type="gramEnd"/>
      <w:r>
        <w:rPr>
          <w:b/>
        </w:rPr>
        <w:t xml:space="preserve"> reports but ignore their recommendations.</w:t>
      </w:r>
      <w:r>
        <w:t xml:space="preserve"> Research analysts are generally extremely smart people and, although they may know a lot about a company, they are often ignorant of its investment prospects.  There is a certain level of ego and peer pressure involved being an analyst.  Some are reluctant to get off the bandwagon and slow to admit a mistake.  They often issue </w:t>
      </w:r>
      <w:proofErr w:type="gramStart"/>
      <w:r>
        <w:t>sells</w:t>
      </w:r>
      <w:proofErr w:type="gramEnd"/>
      <w:r>
        <w:t xml:space="preserve"> and </w:t>
      </w:r>
      <w:proofErr w:type="gramStart"/>
      <w:r>
        <w:t>buys</w:t>
      </w:r>
      <w:proofErr w:type="gramEnd"/>
      <w:r>
        <w:t xml:space="preserve"> just after a major move down or up at prices you could never have </w:t>
      </w:r>
      <w:proofErr w:type="gramStart"/>
      <w:r>
        <w:t>actually gotten</w:t>
      </w:r>
      <w:proofErr w:type="gramEnd"/>
      <w:r>
        <w:t xml:space="preserve">.  For example, a company announces after hours an earnings shortfall.  The analyst downgrades it to a ‘sell’ that evening and uses the closing price as his own sell price. It opens the next </w:t>
      </w:r>
      <w:proofErr w:type="gramStart"/>
      <w:r>
        <w:t>day</w:t>
      </w:r>
      <w:proofErr w:type="gramEnd"/>
      <w:r>
        <w:t xml:space="preserve"> down 20%</w:t>
      </w:r>
      <w:proofErr w:type="gramStart"/>
      <w:r>
        <w:t xml:space="preserve"> but</w:t>
      </w:r>
      <w:proofErr w:type="gramEnd"/>
      <w:r>
        <w:t xml:space="preserve"> you could never have </w:t>
      </w:r>
      <w:proofErr w:type="gramStart"/>
      <w:r>
        <w:t>actually gotten</w:t>
      </w:r>
      <w:proofErr w:type="gramEnd"/>
      <w:r>
        <w:t xml:space="preserve"> out at </w:t>
      </w:r>
      <w:proofErr w:type="spellStart"/>
      <w:proofErr w:type="gramStart"/>
      <w:r>
        <w:t>they</w:t>
      </w:r>
      <w:proofErr w:type="spellEnd"/>
      <w:proofErr w:type="gramEnd"/>
      <w:r>
        <w:t xml:space="preserve"> analyst’s recommended ‘sell’ price as the market was closed when he initiated the recommendation. There is sometimes a hidden agenda that may involve securing investment banking business, ridding a firm or good customer of </w:t>
      </w:r>
      <w:proofErr w:type="spellStart"/>
      <w:proofErr w:type="gramStart"/>
      <w:r>
        <w:t>it’s</w:t>
      </w:r>
      <w:proofErr w:type="spellEnd"/>
      <w:proofErr w:type="gramEnd"/>
      <w:r>
        <w:t xml:space="preserve"> inventory, or even just stirring the pot to generate commissions. </w:t>
      </w:r>
    </w:p>
    <w:p w14:paraId="0415D666" w14:textId="77777777" w:rsidR="00A07212" w:rsidRDefault="00A07212" w:rsidP="00A07212"/>
    <w:p w14:paraId="54CEC2B2" w14:textId="77777777" w:rsidR="00A07212" w:rsidRDefault="00A07212" w:rsidP="00A07212">
      <w:pPr>
        <w:pStyle w:val="Quote"/>
        <w:rPr>
          <w:i w:val="0"/>
        </w:rPr>
      </w:pPr>
      <w:r>
        <w:t xml:space="preserve">“In a bear market, nobody wants to hear from an analyst.  In a bull market nobody needs one” </w:t>
      </w:r>
    </w:p>
    <w:p w14:paraId="1B1016FC" w14:textId="77777777" w:rsidR="00A07212" w:rsidRDefault="00A07212" w:rsidP="00A07212"/>
    <w:p w14:paraId="534E7FBD" w14:textId="77777777" w:rsidR="00A07212" w:rsidRDefault="00A07212" w:rsidP="00A07212">
      <w:r>
        <w:t xml:space="preserve">Consider for a moment if you went to a doctor and he told you that you have cancer.  “We have to operate immediately on you.”  Then after opening you up, he says the good news is you don’t have cancer, the bad news is the operation was unnecessary.  A doctor that did this </w:t>
      </w:r>
      <w:proofErr w:type="gramStart"/>
      <w:r>
        <w:t>say</w:t>
      </w:r>
      <w:proofErr w:type="gramEnd"/>
      <w:r>
        <w:t xml:space="preserve"> for every four out of ten patients would have his license revoked after being sued into oblivion.  A mutual fund manager with a 60% winning track record could find his photo on the cover of </w:t>
      </w:r>
      <w:r>
        <w:rPr>
          <w:u w:val="single"/>
        </w:rPr>
        <w:t>Time</w:t>
      </w:r>
      <w:r>
        <w:t xml:space="preserve">.  </w:t>
      </w:r>
    </w:p>
    <w:p w14:paraId="0587465D" w14:textId="77777777" w:rsidR="00A07212" w:rsidRDefault="00A07212" w:rsidP="00A07212"/>
    <w:p w14:paraId="31A302F3" w14:textId="77777777" w:rsidR="00A07212" w:rsidRDefault="00A07212" w:rsidP="00A07212">
      <w:pPr>
        <w:pStyle w:val="Quote"/>
        <w:rPr>
          <w:b/>
        </w:rPr>
      </w:pPr>
      <w:r>
        <w:t xml:space="preserve">“Six out of ten is all it takes to produce an enviable record on Wall Street.” </w:t>
      </w:r>
      <w:r>
        <w:rPr>
          <w:b/>
        </w:rPr>
        <w:t>Peter Lynch</w:t>
      </w:r>
    </w:p>
    <w:p w14:paraId="55B501B6" w14:textId="77777777" w:rsidR="001360B1" w:rsidRDefault="001360B1" w:rsidP="001360B1">
      <w:pPr>
        <w:pStyle w:val="Normal1"/>
        <w:rPr>
          <w:color w:val="343434"/>
        </w:rPr>
      </w:pPr>
    </w:p>
    <w:p w14:paraId="1C0F905D" w14:textId="77777777" w:rsidR="00A07212" w:rsidRDefault="00A07212" w:rsidP="001360B1">
      <w:pPr>
        <w:pStyle w:val="Normal1"/>
        <w:rPr>
          <w:color w:val="343434"/>
        </w:rPr>
      </w:pPr>
    </w:p>
    <w:p w14:paraId="1C22132F" w14:textId="77777777" w:rsidR="00A07212" w:rsidRDefault="00A07212" w:rsidP="001360B1">
      <w:pPr>
        <w:pStyle w:val="Normal1"/>
        <w:rPr>
          <w:color w:val="343434"/>
        </w:rPr>
      </w:pPr>
    </w:p>
    <w:p w14:paraId="6246ABEB" w14:textId="77777777" w:rsidR="00A07212" w:rsidRDefault="00A07212" w:rsidP="001360B1">
      <w:pPr>
        <w:pStyle w:val="Normal1"/>
        <w:rPr>
          <w:color w:val="343434"/>
        </w:rPr>
      </w:pPr>
    </w:p>
    <w:p w14:paraId="4C3E38E7" w14:textId="77777777" w:rsidR="00D139C5" w:rsidRDefault="00A27F92" w:rsidP="004060DE">
      <w:pPr>
        <w:pStyle w:val="Heading2"/>
      </w:pPr>
      <w:bookmarkStart w:id="75" w:name="_Toc196105768"/>
      <w:r>
        <w:lastRenderedPageBreak/>
        <w:t>Insiders</w:t>
      </w:r>
      <w:bookmarkEnd w:id="75"/>
    </w:p>
    <w:p w14:paraId="0A19CA4A" w14:textId="77777777" w:rsidR="00D139C5" w:rsidRPr="00D139C5" w:rsidRDefault="00D139C5" w:rsidP="004060DE"/>
    <w:p w14:paraId="1A724098" w14:textId="77777777" w:rsidR="00082ECF" w:rsidRDefault="00D139C5" w:rsidP="00820EAD">
      <w:pPr>
        <w:pStyle w:val="Normal1"/>
        <w:ind w:firstLine="720"/>
      </w:pPr>
      <w:r>
        <w:rPr>
          <w:color w:val="343434"/>
        </w:rPr>
        <w:t>I</w:t>
      </w:r>
      <w:r w:rsidR="001360B1">
        <w:rPr>
          <w:color w:val="343434"/>
        </w:rPr>
        <w:t>f the people that know the company the best are not buying it, why should you?</w:t>
      </w:r>
      <w:r w:rsidR="001360B1">
        <w:rPr>
          <w:i/>
          <w:color w:val="343434"/>
        </w:rPr>
        <w:t xml:space="preserve"> </w:t>
      </w:r>
      <w:r w:rsidR="00082ECF">
        <w:t xml:space="preserve">How many times have you heard that the only good information is inside information? </w:t>
      </w:r>
      <w:r w:rsidR="001360B1">
        <w:t xml:space="preserve"> Everyone </w:t>
      </w:r>
      <w:r w:rsidR="00082ECF">
        <w:t>takes this for granted</w:t>
      </w:r>
      <w:r w:rsidR="001360B1">
        <w:t xml:space="preserve">. What many people don't </w:t>
      </w:r>
      <w:proofErr w:type="gramStart"/>
      <w:r w:rsidR="00082ECF">
        <w:t>realize</w:t>
      </w:r>
      <w:r w:rsidR="001360B1">
        <w:t>,</w:t>
      </w:r>
      <w:proofErr w:type="gramEnd"/>
      <w:r w:rsidR="001360B1">
        <w:t xml:space="preserve"> is that inside information is available free of charge to the public. </w:t>
      </w:r>
    </w:p>
    <w:p w14:paraId="2C24B42D" w14:textId="77777777" w:rsidR="00820EAD" w:rsidRDefault="00082ECF" w:rsidP="00820EAD">
      <w:pPr>
        <w:pStyle w:val="Normal1"/>
        <w:ind w:firstLine="720"/>
      </w:pPr>
      <w:r>
        <w:t xml:space="preserve">When a C level officer, director or 10% owner trades the stock of their own company, they must file a report with the SEC within 48 hours of the transaction.  This information is posted for free on the SEC’s website.  </w:t>
      </w:r>
      <w:r w:rsidR="00820EAD">
        <w:t xml:space="preserve">If you go to </w:t>
      </w:r>
      <w:hyperlink r:id="rId77" w:history="1">
        <w:r w:rsidR="00820EAD" w:rsidRPr="002D4E09">
          <w:rPr>
            <w:rStyle w:val="Hyperlink"/>
          </w:rPr>
          <w:t>www.sec.gov</w:t>
        </w:r>
      </w:hyperlink>
      <w:r w:rsidR="00820EAD">
        <w:t xml:space="preserve"> and look up a database known as Edgar, you can search through this information.  Yahoo Finance and MSN Money are popular sites that aggregate this content.  </w:t>
      </w:r>
      <w:r>
        <w:t xml:space="preserve">Various services will screen scrape that information and repackage it </w:t>
      </w:r>
      <w:r w:rsidR="00820EAD">
        <w:t xml:space="preserve">in </w:t>
      </w:r>
      <w:r>
        <w:t xml:space="preserve">a more discernable format </w:t>
      </w:r>
      <w:r w:rsidR="00820EAD">
        <w:t xml:space="preserve">for a reasonable fee.  </w:t>
      </w:r>
    </w:p>
    <w:p w14:paraId="1720FB97" w14:textId="77777777" w:rsidR="00082ECF" w:rsidRDefault="00820EAD" w:rsidP="00820EAD">
      <w:pPr>
        <w:pStyle w:val="Normal1"/>
        <w:ind w:firstLine="720"/>
      </w:pPr>
      <w:r>
        <w:t xml:space="preserve">Analysts may be extremely intelligent and very knowledgeable about the industry in which they cover.  </w:t>
      </w:r>
      <w:r w:rsidR="0004635D">
        <w:t>However,</w:t>
      </w:r>
      <w:r>
        <w:t xml:space="preserve"> they will </w:t>
      </w:r>
      <w:r w:rsidR="0004635D">
        <w:t xml:space="preserve">not be privy </w:t>
      </w:r>
      <w:proofErr w:type="gramStart"/>
      <w:r w:rsidR="0004635D">
        <w:t>to</w:t>
      </w:r>
      <w:proofErr w:type="gramEnd"/>
      <w:r w:rsidR="0004635D">
        <w:t xml:space="preserve"> the inside information that the corporate officers and directors possess. I </w:t>
      </w:r>
      <w:r>
        <w:t>always feel uncomfortable investing in companies in which insiders are not willing to invest themselves.</w:t>
      </w:r>
      <w:r w:rsidR="0004635D" w:rsidRPr="0004635D">
        <w:t xml:space="preserve"> </w:t>
      </w:r>
      <w:r w:rsidR="0004635D">
        <w:t xml:space="preserve">Perhaps it’s because of the time I spent as a CEO of a </w:t>
      </w:r>
      <w:proofErr w:type="spellStart"/>
      <w:r w:rsidR="0004635D">
        <w:t>publically</w:t>
      </w:r>
      <w:proofErr w:type="spellEnd"/>
      <w:r w:rsidR="0004635D">
        <w:t xml:space="preserve"> traded company that I developed this viewpoint.  </w:t>
      </w:r>
    </w:p>
    <w:p w14:paraId="67609024" w14:textId="77777777" w:rsidR="00820EAD" w:rsidRDefault="0004635D" w:rsidP="00820EAD">
      <w:pPr>
        <w:pStyle w:val="Normal1"/>
        <w:ind w:firstLine="720"/>
      </w:pPr>
      <w:r>
        <w:t xml:space="preserve">There are many great companies where insiders rarely or never buy their stock.  I don’t recall seeing any insiders buying Microsoft stock, yet it was a good investment for quite a while.  </w:t>
      </w:r>
      <w:proofErr w:type="gramStart"/>
      <w:r>
        <w:t>So</w:t>
      </w:r>
      <w:proofErr w:type="gramEnd"/>
      <w:r>
        <w:t xml:space="preserve"> is this a missed opportunity due to this strategy?  Yes and no.  Sure, </w:t>
      </w:r>
      <w:proofErr w:type="gramStart"/>
      <w:r>
        <w:t>may</w:t>
      </w:r>
      <w:proofErr w:type="gramEnd"/>
      <w:r>
        <w:t xml:space="preserve"> miss many great investment opportunities, but I </w:t>
      </w:r>
      <w:proofErr w:type="gramStart"/>
      <w:r>
        <w:t>have to</w:t>
      </w:r>
      <w:proofErr w:type="gramEnd"/>
      <w:r>
        <w:t xml:space="preserve"> believe that I’m missing even more investment disasters by adhering to this discipline.  </w:t>
      </w:r>
    </w:p>
    <w:p w14:paraId="7E86AF6F" w14:textId="77777777" w:rsidR="00E0686F" w:rsidRDefault="00E0686F" w:rsidP="00E0686F">
      <w:pPr>
        <w:pStyle w:val="Normal1"/>
        <w:ind w:firstLine="720"/>
      </w:pPr>
      <w:r>
        <w:t xml:space="preserve">Insiders sell for many reasons: diversification, new homes, daughters’ marriages, college </w:t>
      </w:r>
      <w:proofErr w:type="gramStart"/>
      <w:r>
        <w:t>educations</w:t>
      </w:r>
      <w:proofErr w:type="gramEnd"/>
      <w:r>
        <w:t xml:space="preserve">, and legal reasons to name a few.  Therefore, insider selling is nowhere near as predictive as insider buying. In fact, </w:t>
      </w:r>
      <w:proofErr w:type="gramStart"/>
      <w:r>
        <w:t>with the exception of</w:t>
      </w:r>
      <w:proofErr w:type="gramEnd"/>
      <w:r>
        <w:t xml:space="preserve"> identifying something known as cluster selling, it may not </w:t>
      </w:r>
      <w:r w:rsidR="00724214">
        <w:t>be useful</w:t>
      </w:r>
      <w:r>
        <w:t xml:space="preserve"> at all. </w:t>
      </w:r>
      <w:r w:rsidR="00724214">
        <w:t xml:space="preserve"> </w:t>
      </w:r>
      <w:r>
        <w:t xml:space="preserve">Some insiders though have a very good track record of timing their stock. After all, if most of your net worth was tied up in something that was quoted every day, you probably would spend some time watching it yourself and would develop a good sense of when it was likely to go up or down.  </w:t>
      </w:r>
    </w:p>
    <w:p w14:paraId="100526EB" w14:textId="77777777" w:rsidR="00E0686F" w:rsidRDefault="00E0686F" w:rsidP="001360B1">
      <w:pPr>
        <w:pStyle w:val="Normal1"/>
      </w:pPr>
    </w:p>
    <w:p w14:paraId="30B2C6EF" w14:textId="77777777" w:rsidR="00E0686F" w:rsidRDefault="001360B1" w:rsidP="00724214">
      <w:pPr>
        <w:pStyle w:val="Normal1"/>
        <w:ind w:firstLine="720"/>
      </w:pPr>
      <w:r>
        <w:t>Insiders b</w:t>
      </w:r>
      <w:r w:rsidR="00D271DB">
        <w:t>uy</w:t>
      </w:r>
      <w:r>
        <w:t xml:space="preserve"> </w:t>
      </w:r>
      <w:r w:rsidR="00E0686F">
        <w:t>for just one reason;</w:t>
      </w:r>
      <w:r>
        <w:t xml:space="preserve"> </w:t>
      </w:r>
      <w:r w:rsidR="00D271DB">
        <w:t>t</w:t>
      </w:r>
      <w:r>
        <w:t xml:space="preserve">hey think they will make money </w:t>
      </w:r>
      <w:proofErr w:type="gramStart"/>
      <w:r>
        <w:t>on</w:t>
      </w:r>
      <w:proofErr w:type="gramEnd"/>
      <w:r w:rsidR="00D271DB">
        <w:t xml:space="preserve"> it</w:t>
      </w:r>
      <w:r>
        <w:t xml:space="preserve">. </w:t>
      </w:r>
      <w:r w:rsidR="00E0686F">
        <w:t>Now, when I say buy, I'm talking about significant purchases. Purchases of $100,000 or more generally fit this category.</w:t>
      </w:r>
    </w:p>
    <w:p w14:paraId="55869631" w14:textId="77777777" w:rsidR="001360B1" w:rsidRDefault="001360B1" w:rsidP="001360B1">
      <w:pPr>
        <w:pStyle w:val="Normal1"/>
      </w:pPr>
      <w:r>
        <w:rPr>
          <w:noProof/>
        </w:rPr>
        <w:lastRenderedPageBreak/>
        <w:drawing>
          <wp:inline distT="0" distB="0" distL="0" distR="0" wp14:anchorId="0798168E" wp14:editId="70A5FAC8">
            <wp:extent cx="5486400" cy="3352800"/>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486400" cy="3352800"/>
                    </a:xfrm>
                    <a:prstGeom prst="rect">
                      <a:avLst/>
                    </a:prstGeom>
                    <a:noFill/>
                    <a:ln>
                      <a:noFill/>
                    </a:ln>
                  </pic:spPr>
                </pic:pic>
              </a:graphicData>
            </a:graphic>
          </wp:inline>
        </w:drawing>
      </w:r>
    </w:p>
    <w:p w14:paraId="273CA7B3" w14:textId="77777777" w:rsidR="001360B1" w:rsidRDefault="001360B1" w:rsidP="001360B1">
      <w:pPr>
        <w:pStyle w:val="Normal1"/>
        <w:rPr>
          <w:color w:val="343434"/>
        </w:rPr>
      </w:pPr>
    </w:p>
    <w:p w14:paraId="5CFA45F5" w14:textId="77777777" w:rsidR="00724214" w:rsidRDefault="001360B1" w:rsidP="001360B1">
      <w:pPr>
        <w:pStyle w:val="Normal1"/>
      </w:pPr>
      <w:r>
        <w:t>I</w:t>
      </w:r>
      <w:r w:rsidR="00724214">
        <w:t xml:space="preserve">nsiders tend to be value buyers.  Nowhere is this more evident than in the chart above.  The red line is the ratio of insider buying divided by insider selling.  The blue line is the S&amp;P 500 index.  The pink horizontal line across the chart represents the normal average of buying and selling.  During the market collapse in the fall of 2008, the pace of insider buying reached levels not seen in years.  They stepped up their activity again in March of 2009.  As it turns out, this may have been the best buying opportunity seen in years.  Insiders again stepped up their buying in the summer of 2011 after the market sold off in response to the U.S. </w:t>
      </w:r>
      <w:r w:rsidR="00DB111C">
        <w:t>budget</w:t>
      </w:r>
      <w:r w:rsidR="00724214">
        <w:t xml:space="preserve"> fiasco</w:t>
      </w:r>
      <w:r w:rsidR="00DB111C">
        <w:t xml:space="preserve"> and credit downgrade</w:t>
      </w:r>
      <w:r w:rsidR="00724214">
        <w:t>.</w:t>
      </w:r>
      <w:r w:rsidR="00DB111C">
        <w:t xml:space="preserve">  Once again, they were handsomely rewarded.</w:t>
      </w:r>
    </w:p>
    <w:p w14:paraId="085AB03C" w14:textId="77777777" w:rsidR="00724214" w:rsidRDefault="00724214" w:rsidP="001360B1">
      <w:pPr>
        <w:pStyle w:val="Normal1"/>
      </w:pPr>
      <w:r>
        <w:t xml:space="preserve"> </w:t>
      </w:r>
    </w:p>
    <w:p w14:paraId="1A279450" w14:textId="77777777" w:rsidR="00DB111C" w:rsidRPr="00E0686F" w:rsidRDefault="00DB111C" w:rsidP="00DB111C">
      <w:pPr>
        <w:pStyle w:val="Normal1"/>
        <w:ind w:firstLine="720"/>
        <w:jc w:val="center"/>
        <w:rPr>
          <w:i/>
        </w:rPr>
      </w:pPr>
      <w:proofErr w:type="gramStart"/>
      <w:r w:rsidRPr="00E0686F">
        <w:rPr>
          <w:i/>
        </w:rPr>
        <w:t>So</w:t>
      </w:r>
      <w:proofErr w:type="gramEnd"/>
      <w:r w:rsidRPr="00E0686F">
        <w:rPr>
          <w:i/>
        </w:rPr>
        <w:t xml:space="preserve"> can you beat the market following insider buys?</w:t>
      </w:r>
    </w:p>
    <w:p w14:paraId="7B718279" w14:textId="77777777" w:rsidR="009039FA" w:rsidRDefault="009039FA" w:rsidP="001360B1">
      <w:pPr>
        <w:pStyle w:val="Normal1"/>
      </w:pPr>
    </w:p>
    <w:p w14:paraId="4CA74BC0" w14:textId="77777777" w:rsidR="009039FA" w:rsidRPr="009039FA" w:rsidRDefault="00DB111C" w:rsidP="00D271DB">
      <w:pPr>
        <w:pStyle w:val="Normal1"/>
        <w:jc w:val="center"/>
      </w:pPr>
      <w:r>
        <w:rPr>
          <w:noProof/>
        </w:rPr>
        <w:lastRenderedPageBreak/>
        <w:drawing>
          <wp:inline distT="0" distB="0" distL="0" distR="0" wp14:anchorId="2A92C983" wp14:editId="5C496DFF">
            <wp:extent cx="5395154" cy="38989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ider-buy-chart-inlay-1024x740.png"/>
                    <pic:cNvPicPr/>
                  </pic:nvPicPr>
                  <pic:blipFill>
                    <a:blip r:embed="rId79">
                      <a:extLst>
                        <a:ext uri="{28A0092B-C50C-407E-A947-70E740481C1C}">
                          <a14:useLocalDpi xmlns:a14="http://schemas.microsoft.com/office/drawing/2010/main" val="0"/>
                        </a:ext>
                      </a:extLst>
                    </a:blip>
                    <a:stretch>
                      <a:fillRect/>
                    </a:stretch>
                  </pic:blipFill>
                  <pic:spPr>
                    <a:xfrm>
                      <a:off x="0" y="0"/>
                      <a:ext cx="5396079" cy="3899568"/>
                    </a:xfrm>
                    <a:prstGeom prst="rect">
                      <a:avLst/>
                    </a:prstGeom>
                  </pic:spPr>
                </pic:pic>
              </a:graphicData>
            </a:graphic>
          </wp:inline>
        </w:drawing>
      </w:r>
    </w:p>
    <w:p w14:paraId="4911DEE3" w14:textId="77777777" w:rsidR="009039FA" w:rsidRDefault="009039FA" w:rsidP="00D271DB">
      <w:pPr>
        <w:widowControl w:val="0"/>
        <w:autoSpaceDE w:val="0"/>
        <w:autoSpaceDN w:val="0"/>
        <w:adjustRightInd w:val="0"/>
        <w:spacing w:line="240" w:lineRule="auto"/>
        <w:jc w:val="center"/>
        <w:rPr>
          <w:rFonts w:eastAsia="Times New Roman"/>
          <w:i/>
          <w:iCs/>
          <w:color w:val="444444"/>
        </w:rPr>
      </w:pPr>
      <w:r w:rsidRPr="009039FA">
        <w:rPr>
          <w:rFonts w:eastAsia="Times New Roman"/>
          <w:i/>
          <w:iCs/>
          <w:color w:val="444444"/>
        </w:rPr>
        <w:t xml:space="preserve">Note: The difference between the </w:t>
      </w:r>
      <w:proofErr w:type="gramStart"/>
      <w:r w:rsidRPr="009039FA">
        <w:rPr>
          <w:rFonts w:eastAsia="Times New Roman"/>
          <w:i/>
          <w:iCs/>
          <w:color w:val="444444"/>
        </w:rPr>
        <w:t>average</w:t>
      </w:r>
      <w:proofErr w:type="gramEnd"/>
      <w:r w:rsidRPr="009039FA">
        <w:rPr>
          <w:rFonts w:eastAsia="Times New Roman"/>
          <w:i/>
          <w:iCs/>
          <w:color w:val="444444"/>
        </w:rPr>
        <w:t xml:space="preserve"> of all </w:t>
      </w:r>
      <w:proofErr w:type="gramStart"/>
      <w:r w:rsidRPr="009039FA">
        <w:rPr>
          <w:rFonts w:eastAsia="Times New Roman"/>
          <w:i/>
          <w:iCs/>
          <w:color w:val="444444"/>
        </w:rPr>
        <w:t>insider</w:t>
      </w:r>
      <w:proofErr w:type="gramEnd"/>
      <w:r w:rsidRPr="009039FA">
        <w:rPr>
          <w:rFonts w:eastAsia="Times New Roman"/>
          <w:i/>
          <w:iCs/>
          <w:color w:val="444444"/>
        </w:rPr>
        <w:t xml:space="preserve"> buys vs. the median return.  This </w:t>
      </w:r>
      <w:commentRangeStart w:id="76"/>
      <w:r w:rsidRPr="009039FA">
        <w:rPr>
          <w:rFonts w:eastAsia="Times New Roman"/>
          <w:i/>
          <w:iCs/>
          <w:color w:val="444444"/>
        </w:rPr>
        <w:t>suggests</w:t>
      </w:r>
      <w:commentRangeEnd w:id="76"/>
      <w:r w:rsidR="00D317A4">
        <w:rPr>
          <w:rStyle w:val="CommentReference"/>
        </w:rPr>
        <w:commentReference w:id="76"/>
      </w:r>
      <w:r w:rsidRPr="009039FA">
        <w:rPr>
          <w:rFonts w:eastAsia="Times New Roman"/>
          <w:i/>
          <w:iCs/>
          <w:color w:val="444444"/>
        </w:rPr>
        <w:t xml:space="preserve"> that well over half of the insiders performed better than the median of 14.95%.</w:t>
      </w:r>
    </w:p>
    <w:p w14:paraId="4DA09802" w14:textId="77777777" w:rsidR="00D271DB" w:rsidRDefault="00D271DB" w:rsidP="009039FA">
      <w:pPr>
        <w:widowControl w:val="0"/>
        <w:autoSpaceDE w:val="0"/>
        <w:autoSpaceDN w:val="0"/>
        <w:adjustRightInd w:val="0"/>
        <w:spacing w:line="240" w:lineRule="auto"/>
        <w:rPr>
          <w:rFonts w:eastAsia="Times New Roman"/>
          <w:color w:val="444444"/>
        </w:rPr>
      </w:pPr>
    </w:p>
    <w:p w14:paraId="24F473FF" w14:textId="77777777" w:rsidR="00D271DB" w:rsidRPr="009039FA" w:rsidRDefault="00D271DB" w:rsidP="009039FA">
      <w:pPr>
        <w:widowControl w:val="0"/>
        <w:autoSpaceDE w:val="0"/>
        <w:autoSpaceDN w:val="0"/>
        <w:adjustRightInd w:val="0"/>
        <w:spacing w:line="240" w:lineRule="auto"/>
        <w:rPr>
          <w:rFonts w:eastAsia="Times New Roman"/>
          <w:color w:val="444444"/>
        </w:rPr>
      </w:pPr>
    </w:p>
    <w:p w14:paraId="5112CD5C" w14:textId="77777777" w:rsidR="009039FA" w:rsidRPr="009039FA" w:rsidRDefault="009039FA" w:rsidP="00DB111C">
      <w:pPr>
        <w:widowControl w:val="0"/>
        <w:autoSpaceDE w:val="0"/>
        <w:autoSpaceDN w:val="0"/>
        <w:adjustRightInd w:val="0"/>
        <w:spacing w:line="240" w:lineRule="auto"/>
        <w:ind w:firstLine="720"/>
        <w:rPr>
          <w:rFonts w:eastAsia="Times New Roman"/>
          <w:color w:val="444444"/>
        </w:rPr>
      </w:pPr>
      <w:r w:rsidRPr="009039FA">
        <w:rPr>
          <w:rFonts w:eastAsia="Times New Roman"/>
          <w:color w:val="444444"/>
        </w:rPr>
        <w:t xml:space="preserve">Our research shows </w:t>
      </w:r>
      <w:r w:rsidR="00571176" w:rsidRPr="009039FA">
        <w:rPr>
          <w:rFonts w:eastAsia="Times New Roman"/>
          <w:color w:val="444444"/>
        </w:rPr>
        <w:t>unequivocally</w:t>
      </w:r>
      <w:r w:rsidRPr="009039FA">
        <w:rPr>
          <w:rFonts w:eastAsia="Times New Roman"/>
          <w:color w:val="444444"/>
        </w:rPr>
        <w:t xml:space="preserve"> you can.  Over the last 12 months</w:t>
      </w:r>
      <w:r w:rsidR="00DB111C">
        <w:rPr>
          <w:rFonts w:eastAsia="Times New Roman"/>
          <w:color w:val="444444"/>
        </w:rPr>
        <w:t xml:space="preserve"> ending in March of 2012,</w:t>
      </w:r>
      <w:r w:rsidRPr="009039FA">
        <w:rPr>
          <w:rFonts w:eastAsia="Times New Roman"/>
          <w:color w:val="444444"/>
        </w:rPr>
        <w:t xml:space="preserve"> we tracked 421 insiders that bought $100,000 or more of their compan</w:t>
      </w:r>
      <w:r w:rsidR="00190589">
        <w:rPr>
          <w:rFonts w:eastAsia="Times New Roman"/>
          <w:color w:val="444444"/>
        </w:rPr>
        <w:t xml:space="preserve">y’s stock.  </w:t>
      </w:r>
      <w:r w:rsidR="00DB111C">
        <w:rPr>
          <w:rFonts w:eastAsia="Times New Roman"/>
          <w:color w:val="444444"/>
        </w:rPr>
        <w:t>Omitted from the list are</w:t>
      </w:r>
      <w:r w:rsidRPr="009039FA">
        <w:rPr>
          <w:rFonts w:eastAsia="Times New Roman"/>
          <w:color w:val="444444"/>
        </w:rPr>
        <w:t xml:space="preserve"> 10% owners as </w:t>
      </w:r>
      <w:r w:rsidR="00DB111C">
        <w:rPr>
          <w:rFonts w:eastAsia="Times New Roman"/>
          <w:color w:val="444444"/>
        </w:rPr>
        <w:t>the value of money may have a different meaning to them a salaried employee.  W</w:t>
      </w:r>
      <w:r w:rsidRPr="009039FA">
        <w:rPr>
          <w:rFonts w:eastAsia="Times New Roman"/>
          <w:color w:val="444444"/>
        </w:rPr>
        <w:t xml:space="preserve">e view them </w:t>
      </w:r>
      <w:r w:rsidR="00DB111C">
        <w:rPr>
          <w:rFonts w:eastAsia="Times New Roman"/>
          <w:color w:val="444444"/>
        </w:rPr>
        <w:t>akin to</w:t>
      </w:r>
      <w:r w:rsidRPr="009039FA">
        <w:rPr>
          <w:rFonts w:eastAsia="Times New Roman"/>
          <w:color w:val="444444"/>
        </w:rPr>
        <w:t xml:space="preserve"> </w:t>
      </w:r>
      <w:proofErr w:type="gramStart"/>
      <w:r w:rsidRPr="009039FA">
        <w:rPr>
          <w:rFonts w:eastAsia="Times New Roman"/>
          <w:color w:val="444444"/>
        </w:rPr>
        <w:t>hedge</w:t>
      </w:r>
      <w:proofErr w:type="gramEnd"/>
      <w:r w:rsidRPr="009039FA">
        <w:rPr>
          <w:rFonts w:eastAsia="Times New Roman"/>
          <w:color w:val="444444"/>
        </w:rPr>
        <w:t xml:space="preserve"> funds </w:t>
      </w:r>
      <w:r w:rsidR="00DB111C">
        <w:rPr>
          <w:rFonts w:eastAsia="Times New Roman"/>
          <w:color w:val="444444"/>
        </w:rPr>
        <w:t xml:space="preserve">rather </w:t>
      </w:r>
      <w:r w:rsidRPr="009039FA">
        <w:rPr>
          <w:rFonts w:eastAsia="Times New Roman"/>
          <w:color w:val="444444"/>
        </w:rPr>
        <w:t xml:space="preserve">than true insiders.  We </w:t>
      </w:r>
      <w:r w:rsidR="00C202A4" w:rsidRPr="009039FA">
        <w:rPr>
          <w:rFonts w:eastAsia="Times New Roman"/>
          <w:color w:val="444444"/>
        </w:rPr>
        <w:t>don’t</w:t>
      </w:r>
      <w:r w:rsidRPr="009039FA">
        <w:rPr>
          <w:rFonts w:eastAsia="Times New Roman"/>
          <w:color w:val="444444"/>
        </w:rPr>
        <w:t xml:space="preserve"> look at </w:t>
      </w:r>
      <w:r w:rsidR="00DB111C">
        <w:rPr>
          <w:rFonts w:eastAsia="Times New Roman"/>
          <w:color w:val="444444"/>
        </w:rPr>
        <w:t>buys</w:t>
      </w:r>
      <w:r w:rsidRPr="009039FA">
        <w:rPr>
          <w:rFonts w:eastAsia="Times New Roman"/>
          <w:color w:val="444444"/>
        </w:rPr>
        <w:t xml:space="preserve"> less than $100,000 because that can </w:t>
      </w:r>
      <w:r w:rsidR="00DB111C">
        <w:rPr>
          <w:rFonts w:eastAsia="Times New Roman"/>
          <w:color w:val="444444"/>
        </w:rPr>
        <w:t>be window dressing, simply executives</w:t>
      </w:r>
      <w:r w:rsidRPr="009039FA">
        <w:rPr>
          <w:rFonts w:eastAsia="Times New Roman"/>
          <w:color w:val="444444"/>
        </w:rPr>
        <w:t xml:space="preserve"> trying to pump up investor confidence.</w:t>
      </w:r>
    </w:p>
    <w:p w14:paraId="595D2673" w14:textId="77777777" w:rsidR="001360B1" w:rsidRDefault="00DB111C" w:rsidP="00DB111C">
      <w:pPr>
        <w:pStyle w:val="Normal1"/>
        <w:ind w:firstLine="720"/>
        <w:rPr>
          <w:rFonts w:eastAsia="Times New Roman"/>
          <w:color w:val="444444"/>
        </w:rPr>
      </w:pPr>
      <w:r>
        <w:rPr>
          <w:rFonts w:eastAsia="Times New Roman"/>
          <w:color w:val="444444"/>
        </w:rPr>
        <w:t>As you can see, t</w:t>
      </w:r>
      <w:r w:rsidR="009039FA" w:rsidRPr="009039FA">
        <w:rPr>
          <w:rFonts w:eastAsia="Times New Roman"/>
          <w:color w:val="444444"/>
        </w:rPr>
        <w:t>he average return o</w:t>
      </w:r>
      <w:r>
        <w:rPr>
          <w:rFonts w:eastAsia="Times New Roman"/>
          <w:color w:val="444444"/>
        </w:rPr>
        <w:t>n these insider buys was 19.80%, the median return was 14.95%, and t</w:t>
      </w:r>
      <w:r w:rsidR="009039FA" w:rsidRPr="009039FA">
        <w:rPr>
          <w:rFonts w:eastAsia="Times New Roman"/>
          <w:color w:val="444444"/>
        </w:rPr>
        <w:t xml:space="preserve">he worst was -61.77%.  This is a volatile strategy though as the standard deviation was 37.72%.  During the same </w:t>
      </w:r>
      <w:proofErr w:type="gramStart"/>
      <w:r w:rsidR="009039FA" w:rsidRPr="009039FA">
        <w:rPr>
          <w:rFonts w:eastAsia="Times New Roman"/>
          <w:color w:val="444444"/>
        </w:rPr>
        <w:t>time period</w:t>
      </w:r>
      <w:proofErr w:type="gramEnd"/>
      <w:r w:rsidR="009039FA" w:rsidRPr="009039FA">
        <w:rPr>
          <w:rFonts w:eastAsia="Times New Roman"/>
          <w:color w:val="444444"/>
        </w:rPr>
        <w:t xml:space="preserve"> the S&amp;P 500 Total Return was 9.85%.  Following insiders indeed can be a gratifying strategy.</w:t>
      </w:r>
    </w:p>
    <w:p w14:paraId="6598F66C" w14:textId="77777777" w:rsidR="00D271DB" w:rsidRDefault="00D271DB" w:rsidP="009039FA">
      <w:pPr>
        <w:pStyle w:val="Normal1"/>
        <w:rPr>
          <w:rFonts w:eastAsia="Times New Roman"/>
          <w:color w:val="444444"/>
        </w:rPr>
      </w:pPr>
    </w:p>
    <w:p w14:paraId="3832759C" w14:textId="77777777" w:rsidR="00D271DB" w:rsidRDefault="00D271DB" w:rsidP="009039FA">
      <w:pPr>
        <w:pStyle w:val="Normal1"/>
        <w:rPr>
          <w:color w:val="343434"/>
        </w:rPr>
      </w:pPr>
    </w:p>
    <w:p w14:paraId="02D6BC7D" w14:textId="77777777" w:rsidR="00D92634" w:rsidRDefault="00D92634" w:rsidP="009039FA">
      <w:pPr>
        <w:pStyle w:val="Normal1"/>
        <w:rPr>
          <w:color w:val="343434"/>
        </w:rPr>
      </w:pPr>
    </w:p>
    <w:p w14:paraId="0309C096" w14:textId="77777777" w:rsidR="00D92634" w:rsidRPr="009039FA" w:rsidRDefault="00D92634" w:rsidP="009039FA">
      <w:pPr>
        <w:pStyle w:val="Normal1"/>
        <w:rPr>
          <w:color w:val="343434"/>
        </w:rPr>
      </w:pPr>
    </w:p>
    <w:p w14:paraId="282DDE50" w14:textId="77777777" w:rsidR="00D139C5" w:rsidRDefault="00A27F92" w:rsidP="004060DE">
      <w:pPr>
        <w:pStyle w:val="Heading2"/>
      </w:pPr>
      <w:bookmarkStart w:id="77" w:name="_Toc196105769"/>
      <w:r>
        <w:lastRenderedPageBreak/>
        <w:t>Management Discussion</w:t>
      </w:r>
      <w:r w:rsidR="00D139C5">
        <w:t xml:space="preserve"> 10Q </w:t>
      </w:r>
      <w:r>
        <w:t>And</w:t>
      </w:r>
      <w:r w:rsidR="00D139C5">
        <w:t xml:space="preserve"> 10K</w:t>
      </w:r>
      <w:bookmarkEnd w:id="77"/>
    </w:p>
    <w:p w14:paraId="02B666CC" w14:textId="77777777" w:rsidR="00D139C5" w:rsidRPr="00D139C5" w:rsidRDefault="00D139C5" w:rsidP="004060DE"/>
    <w:p w14:paraId="2A9253BD" w14:textId="77777777" w:rsidR="00D92634" w:rsidRDefault="001360B1" w:rsidP="001360B1">
      <w:pPr>
        <w:pStyle w:val="Normal1"/>
      </w:pPr>
      <w:r>
        <w:rPr>
          <w:b/>
          <w:color w:val="343434"/>
        </w:rPr>
        <w:t xml:space="preserve"> </w:t>
      </w:r>
      <w:r w:rsidR="00710EA3">
        <w:rPr>
          <w:i/>
          <w:color w:val="343434"/>
        </w:rPr>
        <w:t>This</w:t>
      </w:r>
      <w:r>
        <w:rPr>
          <w:i/>
          <w:color w:val="343434"/>
        </w:rPr>
        <w:t xml:space="preserve"> is the only truthful thing you will read about a company. Management, the auditors, and the firm’s lawyers compose </w:t>
      </w:r>
      <w:r w:rsidR="00D92634">
        <w:rPr>
          <w:i/>
          <w:color w:val="343434"/>
        </w:rPr>
        <w:t>these documents</w:t>
      </w:r>
      <w:r>
        <w:rPr>
          <w:i/>
          <w:color w:val="343434"/>
        </w:rPr>
        <w:t xml:space="preserve">.  If all three of them can agree on the </w:t>
      </w:r>
      <w:r w:rsidR="00D92634">
        <w:rPr>
          <w:i/>
          <w:color w:val="343434"/>
        </w:rPr>
        <w:t>verbiage and content</w:t>
      </w:r>
      <w:r>
        <w:rPr>
          <w:i/>
          <w:color w:val="343434"/>
        </w:rPr>
        <w:t xml:space="preserve">, it’s passed a </w:t>
      </w:r>
      <w:r w:rsidR="00D92634">
        <w:rPr>
          <w:i/>
          <w:color w:val="343434"/>
        </w:rPr>
        <w:t>monumental hurdle.  So r</w:t>
      </w:r>
      <w:r>
        <w:rPr>
          <w:i/>
          <w:color w:val="343434"/>
        </w:rPr>
        <w:t xml:space="preserve">ead it carefully.  Pay particular attention to the Risks, Litigation, and Related Transaction sections.  These are the things you </w:t>
      </w:r>
      <w:proofErr w:type="gramStart"/>
      <w:r>
        <w:rPr>
          <w:i/>
          <w:color w:val="343434"/>
        </w:rPr>
        <w:t>will wish</w:t>
      </w:r>
      <w:proofErr w:type="gramEnd"/>
      <w:r>
        <w:rPr>
          <w:i/>
          <w:color w:val="343434"/>
        </w:rPr>
        <w:t xml:space="preserve"> you had taken the time to read </w:t>
      </w:r>
      <w:r w:rsidR="00D92634">
        <w:rPr>
          <w:i/>
          <w:color w:val="343434"/>
        </w:rPr>
        <w:t>when you find yourself wondering what happened to your</w:t>
      </w:r>
      <w:r>
        <w:rPr>
          <w:i/>
          <w:color w:val="343434"/>
        </w:rPr>
        <w:t xml:space="preserve"> investment</w:t>
      </w:r>
      <w:r>
        <w:t xml:space="preserve">. </w:t>
      </w:r>
    </w:p>
    <w:p w14:paraId="4AA332E8" w14:textId="77777777" w:rsidR="001360B1" w:rsidRDefault="001360B1" w:rsidP="00D92634">
      <w:pPr>
        <w:pStyle w:val="Normal1"/>
        <w:ind w:firstLine="720"/>
      </w:pPr>
      <w:r>
        <w:t xml:space="preserve">If it isn't </w:t>
      </w:r>
      <w:proofErr w:type="gramStart"/>
      <w:r>
        <w:t>true</w:t>
      </w:r>
      <w:proofErr w:type="gramEnd"/>
      <w:r>
        <w:t xml:space="preserve"> it's probably not going to make it through these </w:t>
      </w:r>
      <w:r w:rsidR="00260C4D">
        <w:t>three</w:t>
      </w:r>
      <w:r>
        <w:t xml:space="preserve"> scrubbers. </w:t>
      </w:r>
      <w:r w:rsidR="00D92634">
        <w:t>If</w:t>
      </w:r>
      <w:r>
        <w:t xml:space="preserve"> you </w:t>
      </w:r>
      <w:r w:rsidR="00D92634">
        <w:t xml:space="preserve">don't read the research reports, don't listen to the </w:t>
      </w:r>
      <w:proofErr w:type="spellStart"/>
      <w:proofErr w:type="gramStart"/>
      <w:r w:rsidR="00D92634">
        <w:t>companies</w:t>
      </w:r>
      <w:proofErr w:type="spellEnd"/>
      <w:proofErr w:type="gramEnd"/>
      <w:r w:rsidR="00D92634">
        <w:t xml:space="preserve"> earnings reports, don't read the press releases, and pay no attention to the company’s presentations, all you really need to do is read the 10K</w:t>
      </w:r>
      <w:r w:rsidR="00260C4D">
        <w:t>, otherwise known as the annual report</w:t>
      </w:r>
      <w:r>
        <w:t>. Every</w:t>
      </w:r>
      <w:r w:rsidR="00D92634">
        <w:t xml:space="preserve"> other piece of information released by the company is essentially </w:t>
      </w:r>
      <w:r>
        <w:t xml:space="preserve">propaganda </w:t>
      </w:r>
      <w:r w:rsidR="00D92634">
        <w:t>in comparison</w:t>
      </w:r>
      <w:r>
        <w:t xml:space="preserve">. </w:t>
      </w:r>
    </w:p>
    <w:p w14:paraId="71E4D66E" w14:textId="77777777" w:rsidR="00260C4D" w:rsidRDefault="00260C4D" w:rsidP="00D92634">
      <w:pPr>
        <w:pStyle w:val="Normal1"/>
        <w:ind w:firstLine="720"/>
      </w:pPr>
      <w:r>
        <w:t xml:space="preserve">People will listen </w:t>
      </w:r>
      <w:proofErr w:type="gramStart"/>
      <w:r>
        <w:t>in</w:t>
      </w:r>
      <w:proofErr w:type="gramEnd"/>
      <w:r>
        <w:t xml:space="preserve"> on an earnings conference call when the first thing the company does is read their Fair Harbor disclaimer which states everything said after the fact can be </w:t>
      </w:r>
      <w:proofErr w:type="gramStart"/>
      <w:r>
        <w:t>completely false</w:t>
      </w:r>
      <w:proofErr w:type="gramEnd"/>
      <w:r>
        <w:t xml:space="preserve"> and there is no recourse against this.  </w:t>
      </w:r>
      <w:proofErr w:type="gramStart"/>
      <w:r>
        <w:t>Instead</w:t>
      </w:r>
      <w:proofErr w:type="gramEnd"/>
      <w:r>
        <w:t xml:space="preserve"> the company will refer you to the 10K in reference to all the risks and potential problems </w:t>
      </w:r>
      <w:proofErr w:type="gramStart"/>
      <w:r>
        <w:t>in the near future</w:t>
      </w:r>
      <w:proofErr w:type="gramEnd"/>
      <w:r>
        <w:t xml:space="preserve">.  My recommendation to you is to read the 10K if nothing else.  </w:t>
      </w:r>
    </w:p>
    <w:p w14:paraId="7303263B" w14:textId="77777777" w:rsidR="00260C4D" w:rsidRDefault="00260C4D" w:rsidP="00260C4D">
      <w:pPr>
        <w:pStyle w:val="Normal1"/>
        <w:ind w:firstLine="720"/>
      </w:pPr>
    </w:p>
    <w:p w14:paraId="5ADE9167" w14:textId="77777777" w:rsidR="001360B1" w:rsidRDefault="001360B1" w:rsidP="001360B1">
      <w:pPr>
        <w:pStyle w:val="Normal1"/>
        <w:rPr>
          <w:color w:val="343434"/>
        </w:rPr>
      </w:pPr>
    </w:p>
    <w:p w14:paraId="277D12E2" w14:textId="77777777" w:rsidR="00D139C5" w:rsidRDefault="00A27F92" w:rsidP="00D139C5">
      <w:pPr>
        <w:pStyle w:val="Heading2"/>
      </w:pPr>
      <w:bookmarkStart w:id="78" w:name="_Toc196105770"/>
      <w:r>
        <w:t>Market Direction</w:t>
      </w:r>
      <w:bookmarkEnd w:id="78"/>
    </w:p>
    <w:p w14:paraId="044A2240" w14:textId="77777777" w:rsidR="00D139C5" w:rsidRPr="00D139C5" w:rsidRDefault="00D139C5" w:rsidP="00D139C5"/>
    <w:p w14:paraId="2B10A2EE" w14:textId="77777777" w:rsidR="00260C4D" w:rsidRDefault="001360B1" w:rsidP="00260C4D">
      <w:pPr>
        <w:pStyle w:val="Normal1"/>
        <w:ind w:firstLine="720"/>
      </w:pPr>
      <w:r>
        <w:rPr>
          <w:i/>
          <w:color w:val="343434"/>
        </w:rPr>
        <w:t>80% of stocks follow market direction in the short term.</w:t>
      </w:r>
      <w:r w:rsidR="00C202A4">
        <w:rPr>
          <w:b/>
          <w:color w:val="343434"/>
        </w:rPr>
        <w:t xml:space="preserve"> </w:t>
      </w:r>
      <w:r w:rsidR="00195E3A">
        <w:rPr>
          <w:color w:val="343434"/>
        </w:rPr>
        <w:t xml:space="preserve">Ever hear the term “don’t try and fight the tape?” Well, </w:t>
      </w:r>
      <w:proofErr w:type="gramStart"/>
      <w:r w:rsidR="00195E3A" w:rsidRPr="00195E3A">
        <w:rPr>
          <w:b/>
          <w:i/>
          <w:color w:val="343434"/>
        </w:rPr>
        <w:t>Don’t</w:t>
      </w:r>
      <w:proofErr w:type="gramEnd"/>
      <w:r w:rsidR="00195E3A" w:rsidRPr="00195E3A">
        <w:rPr>
          <w:b/>
          <w:i/>
          <w:color w:val="343434"/>
        </w:rPr>
        <w:t xml:space="preserve"> try and fight the tape!</w:t>
      </w:r>
      <w:r w:rsidR="00C202A4">
        <w:rPr>
          <w:color w:val="343434"/>
        </w:rPr>
        <w:t xml:space="preserve">  The market </w:t>
      </w:r>
      <w:r w:rsidR="00195E3A">
        <w:rPr>
          <w:color w:val="343434"/>
        </w:rPr>
        <w:t>will al</w:t>
      </w:r>
      <w:r w:rsidR="00AD17E6">
        <w:rPr>
          <w:color w:val="343434"/>
        </w:rPr>
        <w:t>ways be bigger</w:t>
      </w:r>
      <w:r w:rsidR="00AA2EC5">
        <w:rPr>
          <w:color w:val="343434"/>
        </w:rPr>
        <w:t xml:space="preserve">, stronger, and </w:t>
      </w:r>
      <w:proofErr w:type="gramStart"/>
      <w:r w:rsidR="00AA2EC5">
        <w:rPr>
          <w:color w:val="343434"/>
        </w:rPr>
        <w:t>more right</w:t>
      </w:r>
      <w:proofErr w:type="gramEnd"/>
      <w:r w:rsidR="00AA2EC5">
        <w:rPr>
          <w:color w:val="343434"/>
        </w:rPr>
        <w:t xml:space="preserve"> than you</w:t>
      </w:r>
      <w:r w:rsidR="00AD17E6">
        <w:rPr>
          <w:color w:val="343434"/>
        </w:rPr>
        <w:t>.  The shorter your time horizon, the more susceptible your position is to market direction.</w:t>
      </w:r>
      <w:r w:rsidR="00AA2EC5">
        <w:rPr>
          <w:color w:val="343434"/>
        </w:rPr>
        <w:t xml:space="preserve">  </w:t>
      </w:r>
      <w:r w:rsidR="00260C4D">
        <w:t xml:space="preserve">Benjamin Grahm wrote, “The stock market behaves like a voting machine, but in the long term it acts like a weighing machine.” </w:t>
      </w:r>
      <w:r w:rsidR="00B76E57">
        <w:t xml:space="preserve"> If you’re anything like me, you don’t like </w:t>
      </w:r>
      <w:proofErr w:type="spellStart"/>
      <w:proofErr w:type="gramStart"/>
      <w:r w:rsidR="00B76E57">
        <w:t>loosing</w:t>
      </w:r>
      <w:proofErr w:type="spellEnd"/>
      <w:proofErr w:type="gramEnd"/>
      <w:r w:rsidR="00B76E57">
        <w:t xml:space="preserve"> money regardless of the timeframe.  Pay attention to where the general market is headed.  The tools that </w:t>
      </w:r>
      <w:proofErr w:type="gramStart"/>
      <w:r w:rsidR="00B76E57">
        <w:t>we  illustrated</w:t>
      </w:r>
      <w:proofErr w:type="gramEnd"/>
      <w:r w:rsidR="00B76E57">
        <w:t xml:space="preserve"> in the technical analysis section will help determine general market direction. </w:t>
      </w:r>
    </w:p>
    <w:p w14:paraId="38474859" w14:textId="77777777" w:rsidR="001360B1" w:rsidRDefault="001360B1" w:rsidP="00D139C5">
      <w:pPr>
        <w:pStyle w:val="Normal1"/>
        <w:rPr>
          <w:i/>
          <w:color w:val="343434"/>
        </w:rPr>
      </w:pPr>
    </w:p>
    <w:p w14:paraId="21AF478A" w14:textId="77777777" w:rsidR="00D139C5" w:rsidRDefault="00D139C5" w:rsidP="004060DE">
      <w:pPr>
        <w:pStyle w:val="Normal1"/>
        <w:rPr>
          <w:color w:val="343434"/>
        </w:rPr>
      </w:pPr>
    </w:p>
    <w:p w14:paraId="5C583E5D" w14:textId="77777777" w:rsidR="00A27F92" w:rsidRDefault="00A27F92" w:rsidP="004060DE">
      <w:pPr>
        <w:pStyle w:val="Heading2"/>
      </w:pPr>
      <w:bookmarkStart w:id="79" w:name="_Toc196105771"/>
      <w:r>
        <w:t>Sector Outlook</w:t>
      </w:r>
      <w:bookmarkEnd w:id="79"/>
    </w:p>
    <w:p w14:paraId="405D6FB2" w14:textId="77777777" w:rsidR="00A27F92" w:rsidRPr="004060DE" w:rsidRDefault="00A27F92" w:rsidP="004060DE"/>
    <w:p w14:paraId="5B92C772" w14:textId="77777777" w:rsidR="001360B1" w:rsidRDefault="001360B1" w:rsidP="001360B1">
      <w:pPr>
        <w:pStyle w:val="Normal1"/>
      </w:pPr>
      <w:r w:rsidRPr="00D139C5">
        <w:rPr>
          <w:rStyle w:val="Heading2Char"/>
        </w:rPr>
        <w:t xml:space="preserve"> </w:t>
      </w:r>
      <w:r w:rsidR="0077637F">
        <w:rPr>
          <w:i/>
          <w:color w:val="343434"/>
        </w:rPr>
        <w:t>B</w:t>
      </w:r>
      <w:r>
        <w:rPr>
          <w:i/>
          <w:color w:val="343434"/>
        </w:rPr>
        <w:t xml:space="preserve">uying a good stock in a bad sector can be a </w:t>
      </w:r>
      <w:proofErr w:type="gramStart"/>
      <w:r>
        <w:rPr>
          <w:i/>
          <w:color w:val="343434"/>
        </w:rPr>
        <w:t>humbling</w:t>
      </w:r>
      <w:proofErr w:type="gramEnd"/>
      <w:r>
        <w:rPr>
          <w:i/>
          <w:color w:val="343434"/>
        </w:rPr>
        <w:t xml:space="preserve"> experience. </w:t>
      </w:r>
      <w:r w:rsidR="00C202A4">
        <w:t>Since</w:t>
      </w:r>
      <w:r>
        <w:t xml:space="preserve"> 80% of stock </w:t>
      </w:r>
      <w:proofErr w:type="gramStart"/>
      <w:r w:rsidR="00B76E57">
        <w:t>direction</w:t>
      </w:r>
      <w:proofErr w:type="gramEnd"/>
      <w:r>
        <w:t xml:space="preserve"> it is </w:t>
      </w:r>
      <w:r w:rsidR="00576F36">
        <w:t>based on</w:t>
      </w:r>
      <w:r>
        <w:t xml:space="preserve"> the </w:t>
      </w:r>
      <w:r w:rsidR="00B76E57">
        <w:t xml:space="preserve">movement of the </w:t>
      </w:r>
      <w:r>
        <w:t>general market</w:t>
      </w:r>
      <w:r w:rsidR="00C202A4">
        <w:t xml:space="preserve">, a strong company in an </w:t>
      </w:r>
      <w:r w:rsidR="00AA2EC5">
        <w:lastRenderedPageBreak/>
        <w:t>underperforming</w:t>
      </w:r>
      <w:r w:rsidR="00B76E57">
        <w:t xml:space="preserve"> sector will likely disappoint</w:t>
      </w:r>
      <w:r w:rsidR="00C202A4">
        <w:t xml:space="preserve">. </w:t>
      </w:r>
      <w:r w:rsidR="00B76E57">
        <w:t xml:space="preserve"> Think of buying a beautiful home in a bad neighborhood.  A good tool to quickly identify sector performance </w:t>
      </w:r>
      <w:r w:rsidR="004C7294">
        <w:t xml:space="preserve">and the individual stock components is SmartMoney’s Map of the Market.  </w:t>
      </w:r>
    </w:p>
    <w:p w14:paraId="28FA3AB4" w14:textId="77777777" w:rsidR="001360B1" w:rsidRDefault="001360B1" w:rsidP="001360B1">
      <w:pPr>
        <w:pStyle w:val="Normal1"/>
        <w:rPr>
          <w:color w:val="343434"/>
        </w:rPr>
      </w:pPr>
    </w:p>
    <w:p w14:paraId="22AAE083" w14:textId="77777777" w:rsidR="00D139C5" w:rsidRDefault="00A27F92" w:rsidP="004060DE">
      <w:pPr>
        <w:pStyle w:val="Heading2"/>
      </w:pPr>
      <w:bookmarkStart w:id="80" w:name="_Toc196105772"/>
      <w:r>
        <w:t>Cash Flow</w:t>
      </w:r>
      <w:bookmarkEnd w:id="80"/>
    </w:p>
    <w:p w14:paraId="1073C242" w14:textId="77777777" w:rsidR="00D139C5" w:rsidRDefault="00D139C5" w:rsidP="001360B1">
      <w:pPr>
        <w:pStyle w:val="Normal1"/>
        <w:rPr>
          <w:b/>
          <w:color w:val="343434"/>
        </w:rPr>
      </w:pPr>
    </w:p>
    <w:p w14:paraId="43F00816" w14:textId="77777777" w:rsidR="001360B1" w:rsidRDefault="001360B1" w:rsidP="001360B1">
      <w:pPr>
        <w:pStyle w:val="Normal1"/>
      </w:pPr>
      <w:r>
        <w:rPr>
          <w:b/>
          <w:color w:val="343434"/>
        </w:rPr>
        <w:t xml:space="preserve"> </w:t>
      </w:r>
      <w:r w:rsidR="0077637F" w:rsidRPr="00A12790">
        <w:rPr>
          <w:i/>
          <w:color w:val="343434"/>
          <w:szCs w:val="24"/>
        </w:rPr>
        <w:t>C</w:t>
      </w:r>
      <w:r w:rsidRPr="00A12790">
        <w:rPr>
          <w:i/>
          <w:color w:val="343434"/>
          <w:szCs w:val="24"/>
        </w:rPr>
        <w:t>ash flow is more accurate than earnings. Earnings can be more easily manipulated.</w:t>
      </w:r>
      <w:r>
        <w:t xml:space="preserve"> </w:t>
      </w:r>
      <w:r w:rsidR="004F595E">
        <w:t xml:space="preserve">Earnings can be misleading and often the quality of the earnings is not clearly understood.  For </w:t>
      </w:r>
      <w:proofErr w:type="gramStart"/>
      <w:r w:rsidR="004F595E">
        <w:t>example</w:t>
      </w:r>
      <w:proofErr w:type="gramEnd"/>
      <w:r w:rsidR="004F595E">
        <w:t xml:space="preserve"> an abnormally low tax rate, the issuance of stock options, and the improper amortization of research and development are just a few things that can distort the earnings.  </w:t>
      </w:r>
      <w:proofErr w:type="gramStart"/>
      <w:r w:rsidR="004F595E">
        <w:t>In spite of</w:t>
      </w:r>
      <w:proofErr w:type="gramEnd"/>
      <w:r w:rsidR="004F595E">
        <w:t xml:space="preserve"> these obvious issues, e</w:t>
      </w:r>
      <w:r>
        <w:t>veryone</w:t>
      </w:r>
      <w:r w:rsidR="004F595E">
        <w:t xml:space="preserve"> still</w:t>
      </w:r>
      <w:r>
        <w:t xml:space="preserve"> talks about earnings</w:t>
      </w:r>
      <w:r w:rsidR="00A12790">
        <w:t xml:space="preserve">. </w:t>
      </w:r>
      <w:r w:rsidR="004F595E">
        <w:t>C</w:t>
      </w:r>
      <w:r>
        <w:t>ompanies pay their bills and their employees with cash. We like to look at the cash flow statement</w:t>
      </w:r>
      <w:r w:rsidR="004F595E">
        <w:t xml:space="preserve"> for this exact </w:t>
      </w:r>
      <w:r w:rsidR="00A12790">
        <w:t>reason.  You don’t</w:t>
      </w:r>
      <w:r>
        <w:t xml:space="preserve"> need to be a forensic accountant</w:t>
      </w:r>
      <w:r w:rsidR="00A12790">
        <w:t xml:space="preserve"> who</w:t>
      </w:r>
      <w:r>
        <w:t xml:space="preserve"> rip</w:t>
      </w:r>
      <w:r w:rsidR="00A12790">
        <w:t>s</w:t>
      </w:r>
      <w:r>
        <w:t xml:space="preserve"> apart the income</w:t>
      </w:r>
      <w:r w:rsidR="00A12790">
        <w:t xml:space="preserve"> statement and identifies the correlation between the cash flow and the earnings.</w:t>
      </w:r>
      <w:r>
        <w:t xml:space="preserve"> </w:t>
      </w:r>
      <w:r w:rsidR="00A12790">
        <w:t>W</w:t>
      </w:r>
      <w:r>
        <w:t xml:space="preserve">hat you do want to see is that cash flow in general </w:t>
      </w:r>
      <w:r w:rsidR="00A12790">
        <w:t xml:space="preserve">follows a similar path </w:t>
      </w:r>
      <w:proofErr w:type="gramStart"/>
      <w:r w:rsidR="00A12790">
        <w:t>as</w:t>
      </w:r>
      <w:proofErr w:type="gramEnd"/>
      <w:r w:rsidR="00A12790">
        <w:t xml:space="preserve"> the earnings</w:t>
      </w:r>
      <w:r>
        <w:t xml:space="preserve">. </w:t>
      </w:r>
      <w:r w:rsidR="00A12790">
        <w:t xml:space="preserve"> W</w:t>
      </w:r>
      <w:r>
        <w:t xml:space="preserve">hat I mean by </w:t>
      </w:r>
      <w:r w:rsidR="00A12790">
        <w:t>this</w:t>
      </w:r>
      <w:r>
        <w:t xml:space="preserve"> is </w:t>
      </w:r>
      <w:r w:rsidR="004C7294">
        <w:t>as the company grows over time the money needs to show somewhere, either through capital reinvestment in plant or equipment, dividend payouts, or through share buybacks.</w:t>
      </w:r>
      <w:r w:rsidR="00A12790">
        <w:t xml:space="preserve"> </w:t>
      </w:r>
      <w:r>
        <w:t xml:space="preserve">If it's </w:t>
      </w:r>
      <w:r w:rsidR="00266CB6">
        <w:t>not</w:t>
      </w:r>
      <w:r w:rsidR="004C7294">
        <w:t>,</w:t>
      </w:r>
      <w:r w:rsidR="00266CB6">
        <w:t xml:space="preserve"> then there's something seriously unhealthy </w:t>
      </w:r>
      <w:proofErr w:type="gramStart"/>
      <w:r w:rsidR="00266CB6">
        <w:t>with</w:t>
      </w:r>
      <w:proofErr w:type="gramEnd"/>
      <w:r w:rsidR="00266CB6">
        <w:t xml:space="preserve"> how the money is being </w:t>
      </w:r>
      <w:r w:rsidR="004C7294">
        <w:t>accounted for</w:t>
      </w:r>
      <w:r>
        <w:t xml:space="preserve">. </w:t>
      </w:r>
    </w:p>
    <w:p w14:paraId="6A7310FA" w14:textId="77777777" w:rsidR="000E7BA9" w:rsidRDefault="000E7BA9" w:rsidP="001360B1">
      <w:pPr>
        <w:pStyle w:val="Normal1"/>
      </w:pPr>
    </w:p>
    <w:p w14:paraId="5B5F309E" w14:textId="77777777" w:rsidR="00D139C5" w:rsidRDefault="00A27F92" w:rsidP="004060DE">
      <w:pPr>
        <w:pStyle w:val="Heading2"/>
      </w:pPr>
      <w:bookmarkStart w:id="81" w:name="_Toc196105773"/>
      <w:r>
        <w:t>P</w:t>
      </w:r>
      <w:r w:rsidR="0099234E">
        <w:t>EG</w:t>
      </w:r>
      <w:r>
        <w:t xml:space="preserve"> Ratio</w:t>
      </w:r>
      <w:bookmarkEnd w:id="81"/>
    </w:p>
    <w:p w14:paraId="6DD90984" w14:textId="77777777" w:rsidR="000E7BA9" w:rsidRDefault="000E7BA9" w:rsidP="000E7BA9">
      <w:pPr>
        <w:pStyle w:val="Normal1"/>
        <w:jc w:val="center"/>
        <w:rPr>
          <w:b/>
          <w:color w:val="343434"/>
        </w:rPr>
      </w:pPr>
    </w:p>
    <w:p w14:paraId="3A4F1147" w14:textId="77777777" w:rsidR="00D139C5" w:rsidRDefault="000E7BA9" w:rsidP="000E7BA9">
      <w:pPr>
        <w:pStyle w:val="Normal1"/>
        <w:jc w:val="center"/>
        <w:rPr>
          <w:b/>
          <w:color w:val="343434"/>
        </w:rPr>
      </w:pPr>
      <w:r>
        <w:rPr>
          <w:rFonts w:ascii="Helvetica" w:eastAsia="Times New Roman" w:hAnsi="Helvetica" w:cs="Helvetica"/>
          <w:noProof/>
          <w:color w:val="auto"/>
        </w:rPr>
        <w:drawing>
          <wp:inline distT="0" distB="0" distL="0" distR="0" wp14:anchorId="080DAD73" wp14:editId="0FC3D824">
            <wp:extent cx="2979420" cy="416886"/>
            <wp:effectExtent l="0" t="0" r="0" b="0"/>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2979420" cy="416886"/>
                    </a:xfrm>
                    <a:prstGeom prst="rect">
                      <a:avLst/>
                    </a:prstGeom>
                    <a:noFill/>
                    <a:ln>
                      <a:noFill/>
                    </a:ln>
                  </pic:spPr>
                </pic:pic>
              </a:graphicData>
            </a:graphic>
          </wp:inline>
        </w:drawing>
      </w:r>
    </w:p>
    <w:p w14:paraId="0656A23E" w14:textId="77777777" w:rsidR="000E7BA9" w:rsidRDefault="000E7BA9" w:rsidP="000E7BA9">
      <w:pPr>
        <w:pStyle w:val="Normal1"/>
        <w:jc w:val="center"/>
        <w:rPr>
          <w:b/>
          <w:color w:val="343434"/>
        </w:rPr>
      </w:pPr>
    </w:p>
    <w:p w14:paraId="449AE902" w14:textId="77777777" w:rsidR="00F16A91" w:rsidRDefault="0077637F" w:rsidP="00F16A91">
      <w:pPr>
        <w:ind w:firstLine="720"/>
      </w:pPr>
      <w:r>
        <w:rPr>
          <w:i/>
          <w:color w:val="343434"/>
        </w:rPr>
        <w:t>I</w:t>
      </w:r>
      <w:r w:rsidR="001360B1">
        <w:rPr>
          <w:i/>
          <w:color w:val="343434"/>
        </w:rPr>
        <w:t xml:space="preserve">t’s good to find a company growing faster than </w:t>
      </w:r>
      <w:proofErr w:type="spellStart"/>
      <w:proofErr w:type="gramStart"/>
      <w:r w:rsidR="001360B1">
        <w:rPr>
          <w:i/>
          <w:color w:val="343434"/>
        </w:rPr>
        <w:t>it’s</w:t>
      </w:r>
      <w:proofErr w:type="spellEnd"/>
      <w:proofErr w:type="gramEnd"/>
      <w:r w:rsidR="001360B1">
        <w:rPr>
          <w:i/>
          <w:color w:val="343434"/>
        </w:rPr>
        <w:t xml:space="preserve"> </w:t>
      </w:r>
      <w:r w:rsidR="004C7294">
        <w:rPr>
          <w:i/>
          <w:color w:val="343434"/>
        </w:rPr>
        <w:t xml:space="preserve">price earnings </w:t>
      </w:r>
      <w:r w:rsidR="001360B1">
        <w:rPr>
          <w:i/>
          <w:color w:val="343434"/>
        </w:rPr>
        <w:t>multiple.</w:t>
      </w:r>
      <w:r w:rsidR="005E2CFA">
        <w:rPr>
          <w:color w:val="343434"/>
        </w:rPr>
        <w:t xml:space="preserve"> The price earnings </w:t>
      </w:r>
      <w:r w:rsidR="004C7294">
        <w:rPr>
          <w:color w:val="343434"/>
        </w:rPr>
        <w:t xml:space="preserve">multiple (P/E ratio) is the </w:t>
      </w:r>
      <w:r w:rsidR="005E2CFA">
        <w:rPr>
          <w:color w:val="343434"/>
        </w:rPr>
        <w:t xml:space="preserve">ratio </w:t>
      </w:r>
      <w:r w:rsidR="004C7294">
        <w:rPr>
          <w:color w:val="343434"/>
        </w:rPr>
        <w:t>of</w:t>
      </w:r>
      <w:r w:rsidR="005E2CFA">
        <w:t xml:space="preserve"> the stock price divided by the earnings per share.   </w:t>
      </w:r>
      <w:r w:rsidR="004C7294">
        <w:t xml:space="preserve">The PEG ratio is the </w:t>
      </w:r>
      <w:r w:rsidR="000E7BA9">
        <w:t xml:space="preserve">P/E multiple divided by the </w:t>
      </w:r>
      <w:r w:rsidR="004C7294">
        <w:t xml:space="preserve">growth rate of the company.  </w:t>
      </w:r>
      <w:r w:rsidR="005E2CFA">
        <w:t xml:space="preserve">A good way to visualize </w:t>
      </w:r>
      <w:r w:rsidR="004C7294">
        <w:t xml:space="preserve">the P/E ratio is </w:t>
      </w:r>
      <w:r w:rsidR="005E2CFA">
        <w:t xml:space="preserve">if a company was not growing and </w:t>
      </w:r>
      <w:r w:rsidR="000E7BA9">
        <w:t>it traded at a P/E</w:t>
      </w:r>
      <w:r w:rsidR="005E2CFA">
        <w:t xml:space="preserve"> of twenty, it would take this company </w:t>
      </w:r>
      <w:r w:rsidR="000E7BA9">
        <w:t>20</w:t>
      </w:r>
      <w:r w:rsidR="005E2CFA">
        <w:t xml:space="preserve"> years of earnings to pay for one share.  </w:t>
      </w:r>
      <w:r w:rsidR="00F16A91">
        <w:t xml:space="preserve">Many investors prefer the PEG ratio due to how it explicitly puts </w:t>
      </w:r>
      <w:proofErr w:type="gramStart"/>
      <w:r w:rsidR="00F16A91">
        <w:t>a value</w:t>
      </w:r>
      <w:proofErr w:type="gramEnd"/>
      <w:r w:rsidR="00F16A91">
        <w:t xml:space="preserve"> on the expected growth in a company’s earnings.</w:t>
      </w:r>
      <w:r w:rsidR="00B005E7">
        <w:t xml:space="preserve">  This process can help identify if a company’s high P/E ratio is a result of an overly high stock price or just a representation of promising economic growth aspects</w:t>
      </w:r>
      <w:r w:rsidR="00B005E7">
        <w:rPr>
          <w:rFonts w:eastAsia="Times New Roman"/>
          <w:color w:val="auto"/>
        </w:rPr>
        <w:t>.</w:t>
      </w:r>
    </w:p>
    <w:p w14:paraId="05E9CC52" w14:textId="77777777" w:rsidR="005E2CFA" w:rsidRPr="008D38C0" w:rsidRDefault="006D7E16" w:rsidP="008D38C0">
      <w:pPr>
        <w:ind w:firstLine="720"/>
      </w:pPr>
      <w:r>
        <w:t xml:space="preserve">It’s preferable to own a company </w:t>
      </w:r>
      <w:r w:rsidR="0037090F">
        <w:t>whose</w:t>
      </w:r>
      <w:r>
        <w:t xml:space="preserve"> PEG ratio is less than one.  That means you are not paying a premium for growth.</w:t>
      </w:r>
      <w:r w:rsidR="005E2CFA">
        <w:t> </w:t>
      </w:r>
      <w:r>
        <w:t xml:space="preserve">Both the P/E and the PEG ratios </w:t>
      </w:r>
      <w:r w:rsidR="005E2CFA">
        <w:t xml:space="preserve">have fundamental </w:t>
      </w:r>
      <w:proofErr w:type="gramStart"/>
      <w:r w:rsidR="005E2CFA">
        <w:lastRenderedPageBreak/>
        <w:t>problems</w:t>
      </w:r>
      <w:proofErr w:type="gramEnd"/>
      <w:r>
        <w:t xml:space="preserve"> although</w:t>
      </w:r>
      <w:r w:rsidR="005E2CFA">
        <w:t xml:space="preserve">. That’s why many value investors think that cash flow is a better measure of a company’s worth. </w:t>
      </w:r>
    </w:p>
    <w:p w14:paraId="75500A0D" w14:textId="77777777" w:rsidR="001360B1" w:rsidRPr="00AD17E6" w:rsidRDefault="00AD17E6" w:rsidP="005E2CFA">
      <w:pPr>
        <w:pStyle w:val="Normal1"/>
        <w:ind w:firstLine="720"/>
        <w:rPr>
          <w:color w:val="343434"/>
        </w:rPr>
      </w:pPr>
      <w:r>
        <w:rPr>
          <w:color w:val="343434"/>
        </w:rPr>
        <w:t>As Peter Lynch has said, “The P/E of any company that’s fairly priced will equal its growth rate.”</w:t>
      </w:r>
      <w:r w:rsidR="00BF0080">
        <w:rPr>
          <w:color w:val="343434"/>
        </w:rPr>
        <w:t xml:space="preserve">  Keep in mind, this ratio is a rule of thumb and can be misleading when taken out of proper context.</w:t>
      </w:r>
    </w:p>
    <w:p w14:paraId="1A9E91A1" w14:textId="77777777" w:rsidR="001360B1" w:rsidRDefault="001360B1" w:rsidP="001360B1">
      <w:pPr>
        <w:pStyle w:val="Normal1"/>
        <w:rPr>
          <w:color w:val="343434"/>
        </w:rPr>
      </w:pPr>
    </w:p>
    <w:p w14:paraId="50459F89" w14:textId="77777777" w:rsidR="00D139C5" w:rsidRDefault="00A27F92" w:rsidP="004060DE">
      <w:pPr>
        <w:pStyle w:val="Heading2"/>
      </w:pPr>
      <w:bookmarkStart w:id="82" w:name="_Toc196105774"/>
      <w:r>
        <w:t>Valuation</w:t>
      </w:r>
      <w:bookmarkEnd w:id="82"/>
    </w:p>
    <w:p w14:paraId="1A0620A4" w14:textId="77777777" w:rsidR="008D38C0" w:rsidRDefault="008D38C0" w:rsidP="008D38C0">
      <w:pPr>
        <w:pStyle w:val="Normal1"/>
        <w:rPr>
          <w:color w:val="343434"/>
        </w:rPr>
      </w:pPr>
      <w:r>
        <w:rPr>
          <w:color w:val="343434"/>
        </w:rPr>
        <w:tab/>
      </w:r>
    </w:p>
    <w:p w14:paraId="781EED32" w14:textId="77777777" w:rsidR="00754107" w:rsidRDefault="008D38C0" w:rsidP="008D38C0">
      <w:pPr>
        <w:pStyle w:val="Normal1"/>
        <w:ind w:firstLine="720"/>
      </w:pPr>
      <w:r>
        <w:rPr>
          <w:color w:val="343434"/>
        </w:rPr>
        <w:t xml:space="preserve">Contrary to certain </w:t>
      </w:r>
      <w:r w:rsidR="00754107">
        <w:rPr>
          <w:color w:val="343434"/>
        </w:rPr>
        <w:t xml:space="preserve">momentum-based </w:t>
      </w:r>
      <w:r>
        <w:rPr>
          <w:color w:val="343434"/>
        </w:rPr>
        <w:t xml:space="preserve">investment styles, it does matter what you pay for a company.  </w:t>
      </w:r>
      <w:r w:rsidR="00754107">
        <w:t xml:space="preserve">But how do you know just what the company is worth?  This might be the single most important factor in investing.   I know Warren Buffet knows exactly what a company is worth in his mind before he commits capital to any opportunity.  Buffett uses a discounted cash flow model to accurately assess the value.  </w:t>
      </w:r>
    </w:p>
    <w:p w14:paraId="557E8B27" w14:textId="77777777" w:rsidR="00754107" w:rsidRDefault="00754107" w:rsidP="008407A1">
      <w:pPr>
        <w:pStyle w:val="Normal1"/>
        <w:ind w:firstLine="720"/>
      </w:pPr>
      <w:r>
        <w:t xml:space="preserve">We’re not going to go into the intricacies of the DCF model, just look in any intro to business textbook for a thorough explanation.  One thing I know Buffett emphasizes in the model is the underestimation of capital needed to reinvest in the business.  </w:t>
      </w:r>
      <w:r w:rsidR="008407A1">
        <w:t xml:space="preserve">After all companies just can't depend on a steady stream of revenues without reinvesting in future growth.  Factories wear out and innovative ideas grow stale. </w:t>
      </w:r>
      <w:r>
        <w:t>Besides that, it’s pretty much a plain vanilla cash flow model</w:t>
      </w:r>
      <w:r w:rsidR="00133BC3">
        <w:t xml:space="preserve"> that he uses</w:t>
      </w:r>
      <w:r>
        <w:t>.</w:t>
      </w:r>
    </w:p>
    <w:p w14:paraId="72AD37E6" w14:textId="77777777" w:rsidR="00133BC3" w:rsidRDefault="00754107" w:rsidP="00133BC3">
      <w:pPr>
        <w:pStyle w:val="Normal1"/>
        <w:ind w:firstLine="720"/>
        <w:rPr>
          <w:color w:val="343434"/>
        </w:rPr>
      </w:pPr>
      <w:r>
        <w:rPr>
          <w:color w:val="343434"/>
        </w:rPr>
        <w:t xml:space="preserve">A handy place to find an online calculator to perform this valuation is a website called www.ValuePro.net.  Just plug in a stock symbol, hit submit, and </w:t>
      </w:r>
      <w:proofErr w:type="spellStart"/>
      <w:r>
        <w:rPr>
          <w:color w:val="343434"/>
        </w:rPr>
        <w:t>ValuePro</w:t>
      </w:r>
      <w:proofErr w:type="spellEnd"/>
      <w:r>
        <w:rPr>
          <w:color w:val="343434"/>
        </w:rPr>
        <w:t xml:space="preserve"> will spit out the DCF value based upon </w:t>
      </w:r>
      <w:proofErr w:type="gramStart"/>
      <w:r>
        <w:rPr>
          <w:color w:val="343434"/>
        </w:rPr>
        <w:t>a number of</w:t>
      </w:r>
      <w:proofErr w:type="gramEnd"/>
      <w:r>
        <w:rPr>
          <w:color w:val="343434"/>
        </w:rPr>
        <w:t xml:space="preserve"> different factors pulled from </w:t>
      </w:r>
      <w:r w:rsidR="00133BC3">
        <w:rPr>
          <w:color w:val="343434"/>
        </w:rPr>
        <w:t>SEC Edgar and other free sources</w:t>
      </w:r>
      <w:r>
        <w:rPr>
          <w:color w:val="343434"/>
        </w:rPr>
        <w:t>.</w:t>
      </w:r>
      <w:r w:rsidR="00133BC3">
        <w:rPr>
          <w:color w:val="343434"/>
        </w:rPr>
        <w:t xml:space="preserve">  The s</w:t>
      </w:r>
      <w:r w:rsidR="00133BC3" w:rsidRPr="00133BC3">
        <w:rPr>
          <w:color w:val="343434"/>
        </w:rPr>
        <w:t xml:space="preserve">ervice uses quarterly and annual income </w:t>
      </w:r>
      <w:proofErr w:type="gramStart"/>
      <w:r w:rsidR="00133BC3" w:rsidRPr="00133BC3">
        <w:rPr>
          <w:color w:val="343434"/>
        </w:rPr>
        <w:t>statement</w:t>
      </w:r>
      <w:proofErr w:type="gramEnd"/>
      <w:r w:rsidR="00133BC3" w:rsidRPr="00133BC3">
        <w:rPr>
          <w:color w:val="343434"/>
        </w:rPr>
        <w:t xml:space="preserve">, balance </w:t>
      </w:r>
      <w:proofErr w:type="gramStart"/>
      <w:r w:rsidR="00133BC3" w:rsidRPr="00133BC3">
        <w:rPr>
          <w:color w:val="343434"/>
        </w:rPr>
        <w:t>sheet</w:t>
      </w:r>
      <w:proofErr w:type="gramEnd"/>
      <w:r w:rsidR="00133BC3" w:rsidRPr="00133BC3">
        <w:rPr>
          <w:color w:val="343434"/>
        </w:rPr>
        <w:t xml:space="preserve">, and cash flow statements to calculate NOPMs and other ratios. The calculations are based on observed historical data.  It also attempts to look up data regarding analyst estimates about growth rates. It combines these inputs using the discounted cash flow valuation method described in </w:t>
      </w:r>
      <w:proofErr w:type="spellStart"/>
      <w:r w:rsidR="00133BC3" w:rsidRPr="00133BC3">
        <w:rPr>
          <w:color w:val="343434"/>
          <w:u w:val="single"/>
        </w:rPr>
        <w:t>Streetsmart</w:t>
      </w:r>
      <w:proofErr w:type="spellEnd"/>
      <w:r w:rsidR="00133BC3" w:rsidRPr="00133BC3">
        <w:rPr>
          <w:color w:val="343434"/>
          <w:u w:val="single"/>
        </w:rPr>
        <w:t xml:space="preserve"> Guide to Valuing a Stock</w:t>
      </w:r>
      <w:r w:rsidR="00133BC3" w:rsidRPr="00133BC3">
        <w:rPr>
          <w:color w:val="343434"/>
        </w:rPr>
        <w:t xml:space="preserve"> to come up with a baseline intrinsic value for a stock.</w:t>
      </w:r>
      <w:r w:rsidR="00133BC3">
        <w:rPr>
          <w:color w:val="343434"/>
        </w:rPr>
        <w:t xml:space="preserve">  If your assumptions differ from current market conditions, you can easily change many of the inputs to reflect your assumed environment.</w:t>
      </w:r>
    </w:p>
    <w:p w14:paraId="7A465F7F" w14:textId="77777777" w:rsidR="004C7294" w:rsidRDefault="004C7294" w:rsidP="008407A1">
      <w:pPr>
        <w:ind w:firstLine="720"/>
      </w:pPr>
      <w:r>
        <w:t xml:space="preserve">Both the P.E model and the </w:t>
      </w:r>
      <w:r w:rsidR="008407A1">
        <w:t>c</w:t>
      </w:r>
      <w:r>
        <w:t xml:space="preserve">ash flow model rely heavily on assumptions about future growth.  How reliable is your crystal ball?  It’s hard enough making forecasts for the next year, how on earth can </w:t>
      </w:r>
      <w:proofErr w:type="gramStart"/>
      <w:r>
        <w:t>your</w:t>
      </w:r>
      <w:proofErr w:type="gramEnd"/>
      <w:r>
        <w:t xml:space="preserve"> predict the business prospects 10 years out with enough accuracy to even put a number on it.  Few companies have that kind of consistency and when they do, they are rarely considered value stocks.  For many of these reasons, value investors want to know what a company can </w:t>
      </w:r>
      <w:proofErr w:type="spellStart"/>
      <w:proofErr w:type="gramStart"/>
      <w:r>
        <w:t>broken</w:t>
      </w:r>
      <w:proofErr w:type="spellEnd"/>
      <w:proofErr w:type="gramEnd"/>
      <w:r>
        <w:t xml:space="preserve"> up for and </w:t>
      </w:r>
      <w:proofErr w:type="gramStart"/>
      <w:r>
        <w:t>sold</w:t>
      </w:r>
      <w:proofErr w:type="gramEnd"/>
      <w:r>
        <w:t>, liquidated, etc.</w:t>
      </w:r>
    </w:p>
    <w:p w14:paraId="78CA8F88" w14:textId="77777777" w:rsidR="00D139C5" w:rsidRDefault="00D139C5" w:rsidP="001360B1">
      <w:pPr>
        <w:pStyle w:val="Normal1"/>
        <w:rPr>
          <w:b/>
          <w:color w:val="343434"/>
        </w:rPr>
      </w:pPr>
    </w:p>
    <w:p w14:paraId="0DF1531D" w14:textId="77777777" w:rsidR="005E2CFA" w:rsidRDefault="005E2CFA" w:rsidP="005E2CFA">
      <w:pPr>
        <w:ind w:firstLine="720"/>
      </w:pPr>
      <w:r>
        <w:lastRenderedPageBreak/>
        <w:t xml:space="preserve">The book value represents the company's common stock equity as it appears on a balance sheet, equal to total assets minus liabilities.  </w:t>
      </w:r>
      <w:proofErr w:type="gramStart"/>
      <w:r>
        <w:t>Often times</w:t>
      </w:r>
      <w:proofErr w:type="gramEnd"/>
      <w:r>
        <w:t xml:space="preserve"> though a company has goodwill characterized as an asset and it may or may not have the stated value</w:t>
      </w:r>
      <w:r w:rsidR="008407A1">
        <w:t>,</w:t>
      </w:r>
      <w:r>
        <w:t xml:space="preserve"> or in some cases any value at all.  That’s why some investors believe net tangible assets are a better measure of a company’s liquidation value. There can also be off balance sheet liabilities and commitments that can overstate book value.  For </w:t>
      </w:r>
      <w:proofErr w:type="gramStart"/>
      <w:r>
        <w:t>example</w:t>
      </w:r>
      <w:proofErr w:type="gramEnd"/>
      <w:r>
        <w:t xml:space="preserve"> Electronic Arts, the largest video game software </w:t>
      </w:r>
      <w:proofErr w:type="gramStart"/>
      <w:r>
        <w:t>developer</w:t>
      </w:r>
      <w:proofErr w:type="gramEnd"/>
      <w:r>
        <w:t xml:space="preserve"> has a pristine balance sheet with lots of cash and no debt.  But further reading into the 10k reveals that the company has made billions of dollars of commitments to third party game developers for future products with no guarantee of any success. </w:t>
      </w:r>
    </w:p>
    <w:p w14:paraId="7E0E3900" w14:textId="77777777" w:rsidR="0008231D" w:rsidRDefault="0008231D" w:rsidP="00177D1B">
      <w:pPr>
        <w:pStyle w:val="Normal1"/>
      </w:pPr>
    </w:p>
    <w:p w14:paraId="02ADC16B" w14:textId="77777777" w:rsidR="001360B1" w:rsidRDefault="001360B1" w:rsidP="001360B1">
      <w:pPr>
        <w:pStyle w:val="Normal1"/>
        <w:rPr>
          <w:color w:val="343434"/>
        </w:rPr>
      </w:pPr>
    </w:p>
    <w:p w14:paraId="5EE1E8A1" w14:textId="77777777" w:rsidR="00D139C5" w:rsidRDefault="00A27F92" w:rsidP="004060DE">
      <w:pPr>
        <w:pStyle w:val="Heading2"/>
      </w:pPr>
      <w:bookmarkStart w:id="83" w:name="_Toc196105775"/>
      <w:r>
        <w:t>Catalyst</w:t>
      </w:r>
      <w:bookmarkEnd w:id="83"/>
    </w:p>
    <w:p w14:paraId="1BA662A0" w14:textId="77777777" w:rsidR="009B24C0" w:rsidRDefault="009B24C0" w:rsidP="001360B1">
      <w:pPr>
        <w:pStyle w:val="Normal1"/>
        <w:rPr>
          <w:b/>
          <w:color w:val="343434"/>
        </w:rPr>
      </w:pPr>
    </w:p>
    <w:p w14:paraId="59226173" w14:textId="77777777" w:rsidR="001360B1" w:rsidRDefault="0077637F" w:rsidP="001360B1">
      <w:pPr>
        <w:pStyle w:val="Normal1"/>
      </w:pPr>
      <w:r>
        <w:rPr>
          <w:i/>
          <w:color w:val="343434"/>
        </w:rPr>
        <w:t>W</w:t>
      </w:r>
      <w:r w:rsidR="001360B1">
        <w:rPr>
          <w:i/>
          <w:color w:val="343434"/>
        </w:rPr>
        <w:t>hat’s going to change the status quo?</w:t>
      </w:r>
      <w:r w:rsidR="001360B1">
        <w:rPr>
          <w:color w:val="343434"/>
        </w:rPr>
        <w:t xml:space="preserve"> </w:t>
      </w:r>
      <w:r w:rsidR="009B24C0">
        <w:t>Y</w:t>
      </w:r>
      <w:r w:rsidR="001360B1">
        <w:t>ou've done your research</w:t>
      </w:r>
      <w:r w:rsidR="009B24C0">
        <w:t>.</w:t>
      </w:r>
      <w:r w:rsidR="001360B1">
        <w:t xml:space="preserve"> </w:t>
      </w:r>
      <w:r w:rsidR="009B24C0">
        <w:t xml:space="preserve"> Y</w:t>
      </w:r>
      <w:r w:rsidR="001360B1">
        <w:t>ou figured out what the company is worth</w:t>
      </w:r>
      <w:r w:rsidR="009B24C0">
        <w:t>,</w:t>
      </w:r>
      <w:r w:rsidR="001360B1">
        <w:t xml:space="preserve"> you analyze</w:t>
      </w:r>
      <w:r w:rsidR="009B24C0">
        <w:t>d</w:t>
      </w:r>
      <w:r w:rsidR="001360B1">
        <w:t xml:space="preserve"> the charts</w:t>
      </w:r>
      <w:r w:rsidR="009B24C0">
        <w:t>,</w:t>
      </w:r>
      <w:r w:rsidR="001360B1">
        <w:t xml:space="preserve"> and you think you foun</w:t>
      </w:r>
      <w:r w:rsidR="008407A1">
        <w:t xml:space="preserve">d an undervalued investment. </w:t>
      </w:r>
      <w:r w:rsidR="001360B1">
        <w:t xml:space="preserve"> </w:t>
      </w:r>
      <w:proofErr w:type="gramStart"/>
      <w:r w:rsidR="001360B1">
        <w:t>Certainly</w:t>
      </w:r>
      <w:proofErr w:type="gramEnd"/>
      <w:r w:rsidR="001360B1">
        <w:t xml:space="preserve"> it's not going to go up or down just because you </w:t>
      </w:r>
      <w:r w:rsidR="009B24C0">
        <w:t>see</w:t>
      </w:r>
      <w:r w:rsidR="001360B1">
        <w:t xml:space="preserve"> something</w:t>
      </w:r>
      <w:r w:rsidR="008407A1">
        <w:t xml:space="preserve"> mispriced in the equation</w:t>
      </w:r>
      <w:r w:rsidR="001360B1">
        <w:t xml:space="preserve">. </w:t>
      </w:r>
      <w:r w:rsidR="008407A1">
        <w:t>It needs a catalyst.  There are</w:t>
      </w:r>
      <w:r w:rsidR="001360B1">
        <w:t xml:space="preserve"> a lot of things that </w:t>
      </w:r>
      <w:r w:rsidR="008407A1">
        <w:t>can</w:t>
      </w:r>
      <w:r w:rsidR="001360B1">
        <w:t xml:space="preserve"> be a catalyst</w:t>
      </w:r>
      <w:r w:rsidR="008407A1">
        <w:t>.  For example, a</w:t>
      </w:r>
      <w:r w:rsidR="001360B1">
        <w:t xml:space="preserve"> company might not be widely followed and then suddenly </w:t>
      </w:r>
      <w:r w:rsidR="008407A1">
        <w:t xml:space="preserve">a new analyst places </w:t>
      </w:r>
      <w:r w:rsidR="001360B1">
        <w:t xml:space="preserve">a buy recommendation </w:t>
      </w:r>
      <w:r w:rsidR="008407A1">
        <w:t xml:space="preserve">on it and the </w:t>
      </w:r>
      <w:r w:rsidR="001360B1">
        <w:t xml:space="preserve">stock </w:t>
      </w:r>
      <w:r w:rsidR="008407A1">
        <w:t>jumps in price. The r</w:t>
      </w:r>
      <w:r w:rsidR="001360B1">
        <w:t>everse is true</w:t>
      </w:r>
      <w:r w:rsidR="008407A1">
        <w:t>, as an analyst</w:t>
      </w:r>
      <w:r w:rsidR="001360B1">
        <w:t xml:space="preserve"> with clout </w:t>
      </w:r>
      <w:r w:rsidR="008407A1">
        <w:t>(known as the “axe”) can downgrade the</w:t>
      </w:r>
      <w:r w:rsidR="001360B1">
        <w:t xml:space="preserve"> stock and </w:t>
      </w:r>
      <w:r w:rsidR="008407A1">
        <w:t>severely</w:t>
      </w:r>
      <w:r w:rsidR="001360B1">
        <w:t xml:space="preserve"> impact price</w:t>
      </w:r>
      <w:r w:rsidR="008407A1">
        <w:t>,</w:t>
      </w:r>
      <w:r w:rsidR="001360B1">
        <w:t xml:space="preserve"> at least over the short term. </w:t>
      </w:r>
      <w:proofErr w:type="gramStart"/>
      <w:r w:rsidR="001360B1">
        <w:t>Often times</w:t>
      </w:r>
      <w:proofErr w:type="gramEnd"/>
      <w:r w:rsidR="001360B1">
        <w:t xml:space="preserve"> a business may be </w:t>
      </w:r>
      <w:r w:rsidR="009C206D">
        <w:t>sound</w:t>
      </w:r>
      <w:r w:rsidR="001360B1">
        <w:t xml:space="preserve"> </w:t>
      </w:r>
      <w:r w:rsidR="009C206D">
        <w:t xml:space="preserve">but a change in opinion about the sector’s prospects can </w:t>
      </w:r>
      <w:proofErr w:type="gramStart"/>
      <w:r w:rsidR="009C206D">
        <w:t>impact</w:t>
      </w:r>
      <w:proofErr w:type="gramEnd"/>
      <w:r w:rsidR="009C206D">
        <w:t xml:space="preserve"> its value.</w:t>
      </w:r>
    </w:p>
    <w:p w14:paraId="17016401" w14:textId="77777777" w:rsidR="001360B1" w:rsidRDefault="001360B1" w:rsidP="00A65AAE"/>
    <w:p w14:paraId="2B662B11" w14:textId="77777777" w:rsidR="001360B1" w:rsidRDefault="009C206D" w:rsidP="00C06B5A">
      <w:pPr>
        <w:pStyle w:val="Heading2"/>
      </w:pPr>
      <w:r>
        <w:t>The Ten Point Checklist</w:t>
      </w:r>
    </w:p>
    <w:p w14:paraId="098F0791" w14:textId="77777777" w:rsidR="00026A3B" w:rsidRPr="002B6AE6" w:rsidRDefault="00026A3B" w:rsidP="00026A3B">
      <w:pPr>
        <w:widowControl w:val="0"/>
        <w:autoSpaceDE w:val="0"/>
        <w:autoSpaceDN w:val="0"/>
        <w:adjustRightInd w:val="0"/>
        <w:spacing w:line="240" w:lineRule="auto"/>
        <w:rPr>
          <w:rFonts w:eastAsia="Times New Roman"/>
          <w:color w:val="000000" w:themeColor="text1"/>
        </w:rPr>
      </w:pPr>
    </w:p>
    <w:p w14:paraId="4F21F7BA" w14:textId="77777777" w:rsidR="00026A3B" w:rsidRPr="002B6AE6" w:rsidRDefault="00026A3B" w:rsidP="00026A3B">
      <w:pPr>
        <w:widowControl w:val="0"/>
        <w:autoSpaceDE w:val="0"/>
        <w:autoSpaceDN w:val="0"/>
        <w:adjustRightInd w:val="0"/>
        <w:spacing w:line="240" w:lineRule="auto"/>
        <w:ind w:firstLine="360"/>
        <w:rPr>
          <w:rFonts w:eastAsia="Times New Roman"/>
          <w:color w:val="000000" w:themeColor="text1"/>
        </w:rPr>
      </w:pPr>
      <w:r w:rsidRPr="002B6AE6">
        <w:rPr>
          <w:rFonts w:eastAsia="Times New Roman"/>
          <w:color w:val="000000" w:themeColor="text1"/>
        </w:rPr>
        <w:t xml:space="preserve">Every time I look at a stock, </w:t>
      </w:r>
      <w:r w:rsidRPr="002B6AE6">
        <w:rPr>
          <w:rFonts w:eastAsia="Times New Roman"/>
          <w:i/>
          <w:color w:val="000000" w:themeColor="text1"/>
        </w:rPr>
        <w:t>every time</w:t>
      </w:r>
      <w:r w:rsidRPr="002B6AE6">
        <w:rPr>
          <w:rFonts w:eastAsia="Times New Roman"/>
          <w:color w:val="000000" w:themeColor="text1"/>
        </w:rPr>
        <w:t xml:space="preserve">, I use this checklist to ensure that I’ve performed my due diligence. Some of these items are quite subjective.  For </w:t>
      </w:r>
      <w:proofErr w:type="gramStart"/>
      <w:r w:rsidRPr="002B6AE6">
        <w:rPr>
          <w:rFonts w:eastAsia="Times New Roman"/>
          <w:color w:val="000000" w:themeColor="text1"/>
        </w:rPr>
        <w:t>example</w:t>
      </w:r>
      <w:proofErr w:type="gramEnd"/>
      <w:r w:rsidRPr="002B6AE6">
        <w:rPr>
          <w:rFonts w:eastAsia="Times New Roman"/>
          <w:color w:val="000000" w:themeColor="text1"/>
        </w:rPr>
        <w:t xml:space="preserve"> how would I score Cash Flow?  If a company’s cash flow is much lower than </w:t>
      </w:r>
      <w:proofErr w:type="gramStart"/>
      <w:r w:rsidRPr="002B6AE6">
        <w:rPr>
          <w:rFonts w:eastAsia="Times New Roman"/>
          <w:color w:val="000000" w:themeColor="text1"/>
        </w:rPr>
        <w:t>it’s reported</w:t>
      </w:r>
      <w:proofErr w:type="gramEnd"/>
      <w:r w:rsidRPr="002B6AE6">
        <w:rPr>
          <w:rFonts w:eastAsia="Times New Roman"/>
          <w:color w:val="000000" w:themeColor="text1"/>
        </w:rPr>
        <w:t xml:space="preserve"> earnings, that raises a </w:t>
      </w:r>
      <w:proofErr w:type="gramStart"/>
      <w:r w:rsidRPr="002B6AE6">
        <w:rPr>
          <w:rFonts w:eastAsia="Times New Roman"/>
          <w:color w:val="000000" w:themeColor="text1"/>
        </w:rPr>
        <w:t>flag</w:t>
      </w:r>
      <w:proofErr w:type="gramEnd"/>
      <w:r w:rsidRPr="002B6AE6">
        <w:rPr>
          <w:rFonts w:eastAsia="Times New Roman"/>
          <w:color w:val="000000" w:themeColor="text1"/>
        </w:rPr>
        <w:t xml:space="preserve"> and I would score it a -1.  If there are more insiders buying than selling, I would score it a 1.  If there are no apparent catalysts in the near </w:t>
      </w:r>
      <w:proofErr w:type="gramStart"/>
      <w:r w:rsidRPr="002B6AE6">
        <w:rPr>
          <w:rFonts w:eastAsia="Times New Roman"/>
          <w:color w:val="000000" w:themeColor="text1"/>
        </w:rPr>
        <w:t>future</w:t>
      </w:r>
      <w:proofErr w:type="gramEnd"/>
      <w:r w:rsidRPr="002B6AE6">
        <w:rPr>
          <w:rFonts w:eastAsia="Times New Roman"/>
          <w:color w:val="000000" w:themeColor="text1"/>
        </w:rPr>
        <w:t xml:space="preserve"> I would score it a 0</w:t>
      </w:r>
      <w:r w:rsidR="009C206D">
        <w:rPr>
          <w:rFonts w:eastAsia="Times New Roman"/>
          <w:color w:val="000000" w:themeColor="text1"/>
        </w:rPr>
        <w:t>,</w:t>
      </w:r>
      <w:r w:rsidRPr="002B6AE6">
        <w:rPr>
          <w:rFonts w:eastAsia="Times New Roman"/>
          <w:color w:val="000000" w:themeColor="text1"/>
        </w:rPr>
        <w:t xml:space="preserve"> but on the other hand if there is a pending secondary that will put more stock out on the market, I would score it -1.  After running through the checklist, if I have a score of </w:t>
      </w:r>
      <w:proofErr w:type="gramStart"/>
      <w:r w:rsidRPr="002B6AE6">
        <w:rPr>
          <w:rFonts w:eastAsia="Times New Roman"/>
          <w:color w:val="000000" w:themeColor="text1"/>
        </w:rPr>
        <w:t>five or more</w:t>
      </w:r>
      <w:proofErr w:type="gramEnd"/>
      <w:r w:rsidRPr="002B6AE6">
        <w:rPr>
          <w:rFonts w:eastAsia="Times New Roman"/>
          <w:color w:val="000000" w:themeColor="text1"/>
        </w:rPr>
        <w:t xml:space="preserve"> I continue looking at the stock as a potential buy and keep it on my radar.  </w:t>
      </w:r>
    </w:p>
    <w:p w14:paraId="6529814C" w14:textId="77777777" w:rsidR="00C06B5A" w:rsidRPr="00C06B5A" w:rsidRDefault="00C06B5A" w:rsidP="00C06B5A"/>
    <w:p w14:paraId="04521B94" w14:textId="77777777" w:rsidR="00C06B5A" w:rsidRDefault="00C06B5A" w:rsidP="00C06B5A"/>
    <w:p w14:paraId="5CF89D82" w14:textId="77777777" w:rsidR="00C06B5A" w:rsidRDefault="00C06B5A" w:rsidP="00026A3B">
      <w:pPr>
        <w:pStyle w:val="ListParagraph"/>
        <w:numPr>
          <w:ilvl w:val="0"/>
          <w:numId w:val="17"/>
        </w:numPr>
      </w:pPr>
      <w:r>
        <w:lastRenderedPageBreak/>
        <w:t>CHART</w:t>
      </w:r>
      <w:r w:rsidR="002B6AE6">
        <w:t>S</w:t>
      </w:r>
      <w:r>
        <w:t>- know how to read charts. I firmly believe I can improve the price of buying or selling from an understanding of chart action.  A good chart gets a 1, a bad one, -1 and inconclusive is 0</w:t>
      </w:r>
    </w:p>
    <w:p w14:paraId="48BF6C87" w14:textId="77777777" w:rsidR="00C06B5A" w:rsidRDefault="00C06B5A" w:rsidP="00026A3B">
      <w:pPr>
        <w:pStyle w:val="ListParagraph"/>
        <w:numPr>
          <w:ilvl w:val="0"/>
          <w:numId w:val="17"/>
        </w:numPr>
      </w:pPr>
      <w:r>
        <w:t xml:space="preserve">ANALYSTS- read analyst reports but come to your own conclusions.  If the consensus is favorable, 1; if unfavorable </w:t>
      </w:r>
      <w:proofErr w:type="gramStart"/>
      <w:r>
        <w:t>-1, and</w:t>
      </w:r>
      <w:proofErr w:type="gramEnd"/>
      <w:r>
        <w:t xml:space="preserve"> mixed 0.</w:t>
      </w:r>
    </w:p>
    <w:p w14:paraId="72B34AE3" w14:textId="77777777" w:rsidR="00C06B5A" w:rsidRDefault="00C06B5A" w:rsidP="00026A3B">
      <w:pPr>
        <w:pStyle w:val="ListParagraph"/>
        <w:numPr>
          <w:ilvl w:val="0"/>
          <w:numId w:val="17"/>
        </w:numPr>
      </w:pPr>
      <w:r>
        <w:t>INSIDERS- if the people that know the company the best are not buying it, why should you?</w:t>
      </w:r>
    </w:p>
    <w:p w14:paraId="634CCA1E" w14:textId="77777777" w:rsidR="00C06B5A" w:rsidRDefault="00C06B5A" w:rsidP="00026A3B">
      <w:pPr>
        <w:pStyle w:val="ListParagraph"/>
        <w:numPr>
          <w:ilvl w:val="0"/>
          <w:numId w:val="17"/>
        </w:numPr>
      </w:pPr>
      <w:r>
        <w:t xml:space="preserve">MANAGEMENT DISCUSSION 10Q AND 10K- this is the only truthful thing you will read about a company. It’s composed </w:t>
      </w:r>
      <w:proofErr w:type="gramStart"/>
      <w:r>
        <w:t>by</w:t>
      </w:r>
      <w:proofErr w:type="gramEnd"/>
      <w:r>
        <w:t xml:space="preserve"> management, the auditors, and the firm's lawyers.  If all three of them can agree on the verbiage, it's passed a big hurdle.  Read it carefully.  Pay particular attention to the Risks, Litigation, and Related Transaction sections.  These are the things you </w:t>
      </w:r>
      <w:proofErr w:type="gramStart"/>
      <w:r>
        <w:t>will wish</w:t>
      </w:r>
      <w:proofErr w:type="gramEnd"/>
      <w:r>
        <w:t xml:space="preserve"> you had taken the time to read if something goes bad with your investment.</w:t>
      </w:r>
    </w:p>
    <w:p w14:paraId="13F2D138" w14:textId="77777777" w:rsidR="00C06B5A" w:rsidRDefault="009C206D" w:rsidP="00026A3B">
      <w:pPr>
        <w:pStyle w:val="ListParagraph"/>
        <w:numPr>
          <w:ilvl w:val="0"/>
          <w:numId w:val="17"/>
        </w:numPr>
      </w:pPr>
      <w:r>
        <w:t>RELATIVE PERFORMANCE</w:t>
      </w:r>
      <w:r w:rsidR="00C06B5A">
        <w:t xml:space="preserve">- </w:t>
      </w:r>
      <w:r>
        <w:t>If the stock has a superior relative performance to the rest of the market</w:t>
      </w:r>
      <w:r w:rsidR="004C76B4">
        <w:t xml:space="preserve"> in the short term, that's a 1.</w:t>
      </w:r>
    </w:p>
    <w:p w14:paraId="65510F88" w14:textId="77777777" w:rsidR="00C06B5A" w:rsidRDefault="00C06B5A" w:rsidP="00026A3B">
      <w:pPr>
        <w:pStyle w:val="ListParagraph"/>
        <w:numPr>
          <w:ilvl w:val="0"/>
          <w:numId w:val="17"/>
        </w:numPr>
      </w:pPr>
      <w:r>
        <w:t>SECTOR OUTLOOK- buying a good stock in a bad sector can be a humbling experience</w:t>
      </w:r>
    </w:p>
    <w:p w14:paraId="71CDCB77" w14:textId="77777777" w:rsidR="00C06B5A" w:rsidRDefault="00C06B5A" w:rsidP="00026A3B">
      <w:pPr>
        <w:pStyle w:val="ListParagraph"/>
        <w:numPr>
          <w:ilvl w:val="0"/>
          <w:numId w:val="17"/>
        </w:numPr>
      </w:pPr>
      <w:r>
        <w:t>CASH FLOW- cash flow is more accurate than earnings. Earnings can be more easily manipulated.</w:t>
      </w:r>
    </w:p>
    <w:p w14:paraId="7F03861E" w14:textId="77777777" w:rsidR="00C06B5A" w:rsidRDefault="00C06B5A" w:rsidP="00026A3B">
      <w:pPr>
        <w:pStyle w:val="ListParagraph"/>
        <w:numPr>
          <w:ilvl w:val="0"/>
          <w:numId w:val="17"/>
        </w:numPr>
      </w:pPr>
      <w:r>
        <w:t>PEG RATIO- it’s good to find a company growing faster than it’s multiple.</w:t>
      </w:r>
    </w:p>
    <w:p w14:paraId="453D30B3" w14:textId="77777777" w:rsidR="00C06B5A" w:rsidRDefault="00C06B5A" w:rsidP="00026A3B">
      <w:pPr>
        <w:pStyle w:val="ListParagraph"/>
        <w:numPr>
          <w:ilvl w:val="0"/>
          <w:numId w:val="17"/>
        </w:numPr>
      </w:pPr>
      <w:r>
        <w:t>VALUATION- contrary to popular opinion, valuation does matter.   Use a discounted cash flow analysis.  If the stock is trading for substantially less than its DCF, that's a 1</w:t>
      </w:r>
    </w:p>
    <w:p w14:paraId="578209FC" w14:textId="77777777" w:rsidR="00A27F92" w:rsidRDefault="00C06B5A" w:rsidP="00A65AAE">
      <w:pPr>
        <w:pStyle w:val="ListParagraph"/>
        <w:numPr>
          <w:ilvl w:val="0"/>
          <w:numId w:val="17"/>
        </w:numPr>
      </w:pPr>
      <w:r>
        <w:t>CATALYST- what’s going to change the status quo?</w:t>
      </w:r>
    </w:p>
    <w:p w14:paraId="32C5E2E9" w14:textId="77777777" w:rsidR="00A27F92" w:rsidRDefault="00A27F92" w:rsidP="00A65AAE"/>
    <w:p w14:paraId="6C9EE0BB" w14:textId="77777777" w:rsidR="000D0C39" w:rsidRDefault="000D0C39" w:rsidP="004060DE"/>
    <w:p w14:paraId="262048D7" w14:textId="77777777" w:rsidR="004E01C2" w:rsidRDefault="00AD6FBF" w:rsidP="004060DE">
      <w:pPr>
        <w:pStyle w:val="Heading1"/>
      </w:pPr>
      <w:bookmarkStart w:id="84" w:name="_Toc194489525"/>
      <w:bookmarkStart w:id="85" w:name="_Toc194490423"/>
      <w:bookmarkStart w:id="86" w:name="_Toc196105777"/>
      <w:r>
        <w:t xml:space="preserve">A Six </w:t>
      </w:r>
      <w:r w:rsidR="004E01C2">
        <w:t>Figure Income without Buying a Stock?</w:t>
      </w:r>
      <w:bookmarkEnd w:id="84"/>
      <w:bookmarkEnd w:id="85"/>
      <w:bookmarkEnd w:id="86"/>
    </w:p>
    <w:p w14:paraId="3F9730F4" w14:textId="77777777" w:rsidR="004E01C2" w:rsidRDefault="004E01C2" w:rsidP="004E01C2">
      <w:pPr>
        <w:pStyle w:val="ListParagraph0"/>
      </w:pPr>
    </w:p>
    <w:p w14:paraId="263DDA1B" w14:textId="77777777" w:rsidR="00477101" w:rsidRDefault="00477101" w:rsidP="004E01C2">
      <w:pPr>
        <w:pStyle w:val="Normal1"/>
        <w:rPr>
          <w:i/>
        </w:rPr>
      </w:pPr>
    </w:p>
    <w:p w14:paraId="2DE51301" w14:textId="77777777" w:rsidR="00477101" w:rsidRDefault="00477101" w:rsidP="004060DE">
      <w:pPr>
        <w:pStyle w:val="Normal1"/>
        <w:ind w:firstLine="720"/>
        <w:rPr>
          <w:b/>
        </w:rPr>
      </w:pPr>
      <w:r>
        <w:t>One of our favorite strategies</w:t>
      </w:r>
      <w:r>
        <w:rPr>
          <w:color w:val="343434"/>
        </w:rPr>
        <w:t xml:space="preserve"> </w:t>
      </w:r>
      <w:r>
        <w:t xml:space="preserve">is naked put selling.  We only do this </w:t>
      </w:r>
      <w:r w:rsidR="004C76B4">
        <w:t>with</w:t>
      </w:r>
      <w:r>
        <w:t xml:space="preserve"> securities we would be willing to own.  When we can’t find anything to buy at prices we like (for example the market has risen to new heights), we may sell puts on stocks we would be willing to buy if they fell back to a level we were comfortable with.  If we get put the stock, we are no worse off than </w:t>
      </w:r>
      <w:proofErr w:type="gramStart"/>
      <w:r>
        <w:t>had we</w:t>
      </w:r>
      <w:proofErr w:type="gramEnd"/>
      <w:r>
        <w:t xml:space="preserve"> bought it at that price.  If we don’t’ get put the stock, we captured a nice premium and </w:t>
      </w:r>
      <w:proofErr w:type="gramStart"/>
      <w:r w:rsidR="004C76B4">
        <w:t>go</w:t>
      </w:r>
      <w:proofErr w:type="gramEnd"/>
      <w:r>
        <w:t xml:space="preserve"> our merry way.</w:t>
      </w:r>
      <w:r>
        <w:rPr>
          <w:i/>
        </w:rPr>
        <w:t xml:space="preserve"> Never do this strategy </w:t>
      </w:r>
      <w:proofErr w:type="gramStart"/>
      <w:r>
        <w:rPr>
          <w:i/>
        </w:rPr>
        <w:t>as a way to</w:t>
      </w:r>
      <w:proofErr w:type="gramEnd"/>
      <w:r>
        <w:rPr>
          <w:i/>
        </w:rPr>
        <w:t xml:space="preserve"> solely create income.  You will inevitably </w:t>
      </w:r>
      <w:proofErr w:type="gramStart"/>
      <w:r>
        <w:rPr>
          <w:i/>
        </w:rPr>
        <w:t>get put</w:t>
      </w:r>
      <w:proofErr w:type="gramEnd"/>
      <w:r>
        <w:rPr>
          <w:i/>
        </w:rPr>
        <w:t xml:space="preserve"> a stock you don’t want to own and the money you made on the option sold can be dwarfed by the amount you lost getting out of the position.</w:t>
      </w:r>
    </w:p>
    <w:p w14:paraId="4816D4FF" w14:textId="77777777" w:rsidR="00477101" w:rsidRDefault="00477101" w:rsidP="00477101">
      <w:pPr>
        <w:pStyle w:val="Normal1"/>
      </w:pPr>
    </w:p>
    <w:p w14:paraId="2EF606FD" w14:textId="77777777" w:rsidR="00477101" w:rsidRDefault="00477101" w:rsidP="00477101">
      <w:pPr>
        <w:pStyle w:val="Normal1"/>
      </w:pPr>
      <w:r>
        <w:tab/>
        <w:t xml:space="preserve">Based on a CME study of expiring and exercised options covering a period of three years (1997, 1998 and 1999), an average of 76.5% of all options held to expiration at the Chicago Mercantile Exchange expired worthless </w:t>
      </w:r>
      <w:r w:rsidR="00B7562F">
        <w:t>(out of the money</w:t>
      </w:r>
      <w:r>
        <w:t>). This average remained consistent for the three-year period: 76.3%, 75.8% and 77.5% respectively, as shown in Figure 1. From this general level, therefore, we can conclude that for every option exercised</w:t>
      </w:r>
      <w:r w:rsidR="00B7562F">
        <w:t xml:space="preserve"> in the money </w:t>
      </w:r>
      <w:r>
        <w:t xml:space="preserve">at expiration, there were three options contracts that expired out of the money and thus worthless, meaning option sellers had better odds than option buyers for positions held until </w:t>
      </w:r>
      <w:commentRangeStart w:id="87"/>
      <w:r>
        <w:t>expiration</w:t>
      </w:r>
      <w:commentRangeEnd w:id="87"/>
      <w:r w:rsidR="00760654">
        <w:rPr>
          <w:rStyle w:val="CommentReference"/>
        </w:rPr>
        <w:commentReference w:id="87"/>
      </w:r>
      <w:r>
        <w:t xml:space="preserve">. </w:t>
      </w:r>
    </w:p>
    <w:p w14:paraId="2F76F546" w14:textId="77777777" w:rsidR="00477101" w:rsidRDefault="00477101" w:rsidP="00477101">
      <w:pPr>
        <w:pStyle w:val="Normal1"/>
      </w:pPr>
    </w:p>
    <w:tbl>
      <w:tblPr>
        <w:tblW w:w="0" w:type="auto"/>
        <w:jc w:val="center"/>
        <w:tblLayout w:type="fixed"/>
        <w:tblLook w:val="0000" w:firstRow="0" w:lastRow="0" w:firstColumn="0" w:lastColumn="0" w:noHBand="0" w:noVBand="0"/>
        <w:tblPrChange w:id="88" w:author="Harvey Sax" w:date="2012-04-29T12:23:00Z">
          <w:tblPr>
            <w:tblW w:w="0" w:type="auto"/>
            <w:jc w:val="center"/>
            <w:tblLayout w:type="fixed"/>
            <w:tblLook w:val="0000" w:firstRow="0" w:lastRow="0" w:firstColumn="0" w:lastColumn="0" w:noHBand="0" w:noVBand="0"/>
          </w:tblPr>
        </w:tblPrChange>
      </w:tblPr>
      <w:tblGrid>
        <w:gridCol w:w="7360"/>
        <w:tblGridChange w:id="89">
          <w:tblGrid>
            <w:gridCol w:w="7360"/>
            <w:gridCol w:w="160"/>
          </w:tblGrid>
        </w:tblGridChange>
      </w:tblGrid>
      <w:tr w:rsidR="00477101" w14:paraId="0CA0ADE3" w14:textId="77777777" w:rsidTr="00760654">
        <w:trPr>
          <w:cantSplit/>
          <w:trHeight w:val="3240"/>
          <w:jc w:val="center"/>
          <w:trPrChange w:id="90" w:author="Harvey Sax" w:date="2012-04-29T12:23:00Z">
            <w:trPr>
              <w:cantSplit/>
              <w:trHeight w:val="3240"/>
              <w:jc w:val="center"/>
            </w:trPr>
          </w:trPrChange>
        </w:trPr>
        <w:tc>
          <w:tcPr>
            <w:tcW w:w="7360" w:type="dxa"/>
            <w:tcBorders>
              <w:top w:val="none" w:sz="16" w:space="0" w:color="000000"/>
              <w:left w:val="none" w:sz="16" w:space="0" w:color="000000"/>
              <w:bottom w:val="none" w:sz="16" w:space="0" w:color="000000"/>
              <w:right w:val="none" w:sz="16" w:space="0" w:color="000000"/>
            </w:tcBorders>
            <w:tcMar>
              <w:top w:w="0" w:type="dxa"/>
              <w:left w:w="0" w:type="dxa"/>
              <w:bottom w:w="0" w:type="dxa"/>
              <w:right w:w="0" w:type="dxa"/>
            </w:tcMar>
            <w:vAlign w:val="center"/>
            <w:tcPrChange w:id="91" w:author="Harvey Sax" w:date="2012-04-29T12:23:00Z">
              <w:tcPr>
                <w:tcW w:w="7520" w:type="dxa"/>
                <w:gridSpan w:val="2"/>
                <w:tcBorders>
                  <w:top w:val="none" w:sz="16" w:space="0" w:color="000000"/>
                  <w:left w:val="none" w:sz="16" w:space="0" w:color="000000"/>
                  <w:bottom w:val="none" w:sz="16" w:space="0" w:color="000000"/>
                  <w:right w:val="none" w:sz="16" w:space="0" w:color="000000"/>
                </w:tcBorders>
                <w:tcMar>
                  <w:top w:w="0" w:type="dxa"/>
                  <w:left w:w="0" w:type="dxa"/>
                  <w:bottom w:w="0" w:type="dxa"/>
                  <w:right w:w="0" w:type="dxa"/>
                </w:tcMar>
                <w:vAlign w:val="center"/>
              </w:tcPr>
            </w:tcPrChange>
          </w:tcPr>
          <w:p w14:paraId="01AC3E59" w14:textId="77777777" w:rsidR="00477101" w:rsidRDefault="00760654" w:rsidP="00A45AB9">
            <w:pPr>
              <w:widowControl w:val="0"/>
              <w:spacing w:line="240" w:lineRule="auto"/>
              <w:jc w:val="center"/>
              <w:rPr>
                <w:rFonts w:ascii="Helvetica" w:hAnsi="Helvetica"/>
              </w:rPr>
            </w:pPr>
            <w:ins w:id="92" w:author="Harvey Sax" w:date="2012-04-29T12:22:00Z">
              <w:r>
                <w:rPr>
                  <w:noProof/>
                </w:rPr>
                <w:drawing>
                  <wp:inline distT="0" distB="0" distL="0" distR="0" wp14:anchorId="67479BDE" wp14:editId="413375BB">
                    <wp:extent cx="4643919" cy="1784250"/>
                    <wp:effectExtent l="0" t="0" r="4445" b="0"/>
                    <wp:docPr id="4" name="Picture 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1"/>
                            <a:stretch>
                              <a:fillRect/>
                            </a:stretch>
                          </pic:blipFill>
                          <pic:spPr>
                            <a:xfrm>
                              <a:off x="0" y="0"/>
                              <a:ext cx="4643919" cy="1784250"/>
                            </a:xfrm>
                            <a:prstGeom prst="rect">
                              <a:avLst/>
                            </a:prstGeom>
                          </pic:spPr>
                        </pic:pic>
                      </a:graphicData>
                    </a:graphic>
                  </wp:inline>
                </w:drawing>
              </w:r>
            </w:ins>
            <w:del w:id="93" w:author="Harvey Sax" w:date="2012-04-29T12:23:00Z">
              <w:r w:rsidR="0008231D" w:rsidDel="00760654">
                <w:rPr>
                  <w:rStyle w:val="FootnoteReference"/>
                  <w:rFonts w:ascii="Helvetica" w:hAnsi="Helvetica"/>
                </w:rPr>
                <w:footnoteReference w:id="14"/>
              </w:r>
            </w:del>
          </w:p>
          <w:p w14:paraId="47E08D7C" w14:textId="77777777" w:rsidR="00477101" w:rsidRDefault="00477101" w:rsidP="00A45AB9">
            <w:pPr>
              <w:widowControl w:val="0"/>
              <w:spacing w:line="240" w:lineRule="auto"/>
              <w:jc w:val="center"/>
              <w:rPr>
                <w:rFonts w:ascii="Helvetica" w:hAnsi="Helvetica"/>
                <w:i/>
              </w:rPr>
            </w:pPr>
          </w:p>
        </w:tc>
      </w:tr>
    </w:tbl>
    <w:p w14:paraId="0B3B8DCC" w14:textId="77777777" w:rsidR="00477101" w:rsidRDefault="00477101" w:rsidP="00477101">
      <w:pPr>
        <w:pStyle w:val="Normal1"/>
      </w:pPr>
    </w:p>
    <w:p w14:paraId="06BB84A8" w14:textId="77777777" w:rsidR="00477101" w:rsidRDefault="00477101" w:rsidP="00477101">
      <w:pPr>
        <w:pStyle w:val="Normal1"/>
      </w:pPr>
    </w:p>
    <w:p w14:paraId="62DCE7B0" w14:textId="77777777" w:rsidR="00477101" w:rsidRDefault="00477101" w:rsidP="00477101">
      <w:pPr>
        <w:pStyle w:val="Normal1"/>
      </w:pPr>
      <w:r>
        <w:tab/>
        <w:t>That means that over 76% of all people that buy options are losing all if not most of their money.  Unlike equity investing, options have a finite time horizon. It’s</w:t>
      </w:r>
    </w:p>
    <w:p w14:paraId="4FB12FCA" w14:textId="77777777" w:rsidR="00477101" w:rsidRDefault="00477101" w:rsidP="00477101">
      <w:pPr>
        <w:pStyle w:val="Normal1"/>
      </w:pPr>
      <w:r>
        <w:t>a zero-sum game.  If somebody is losing money that means somebody is making money.  That means if 75% of buyers of options generally lose money and that must mean that 75% of sellers of options are the ones making the money.  The conclusions are simple. I’d rather be a seller of options.</w:t>
      </w:r>
    </w:p>
    <w:p w14:paraId="5B8344F4" w14:textId="77777777" w:rsidR="00477101" w:rsidRPr="004C76B4" w:rsidRDefault="00477101" w:rsidP="00477101">
      <w:pPr>
        <w:pStyle w:val="Normal1"/>
        <w:rPr>
          <w:i/>
        </w:rPr>
      </w:pPr>
    </w:p>
    <w:p w14:paraId="55F9260C" w14:textId="77777777" w:rsidR="00477101" w:rsidRDefault="00477101" w:rsidP="00477101">
      <w:pPr>
        <w:pStyle w:val="Normal1"/>
      </w:pPr>
      <w:r>
        <w:tab/>
        <w:t>We are going to illustrate this strategy in this chart of Procter &amp; Gamble</w:t>
      </w:r>
      <w:r w:rsidR="004C76B4">
        <w:t>,</w:t>
      </w:r>
      <w:r>
        <w:t xml:space="preserve"> a blue-chip </w:t>
      </w:r>
      <w:r w:rsidR="004C76B4">
        <w:t>stock</w:t>
      </w:r>
      <w:r>
        <w:t xml:space="preserve">.  </w:t>
      </w:r>
      <w:r w:rsidR="004C76B4">
        <w:t xml:space="preserve">At the time, </w:t>
      </w:r>
      <w:r>
        <w:t xml:space="preserve">P&amp;G </w:t>
      </w:r>
      <w:proofErr w:type="gramStart"/>
      <w:r w:rsidR="004C76B4">
        <w:t>has</w:t>
      </w:r>
      <w:r>
        <w:t xml:space="preserve"> been trading</w:t>
      </w:r>
      <w:proofErr w:type="gramEnd"/>
      <w:r>
        <w:t xml:space="preserve"> in a </w:t>
      </w:r>
      <w:proofErr w:type="gramStart"/>
      <w:r>
        <w:t xml:space="preserve">fairly </w:t>
      </w:r>
      <w:r w:rsidR="004C76B4">
        <w:t>defined</w:t>
      </w:r>
      <w:proofErr w:type="gramEnd"/>
      <w:r>
        <w:t xml:space="preserve"> range between 60 and 65</w:t>
      </w:r>
      <w:proofErr w:type="gramStart"/>
      <w:r w:rsidR="00266707">
        <w:t>.  The</w:t>
      </w:r>
      <w:proofErr w:type="gramEnd"/>
      <w:r w:rsidR="00266707">
        <w:t xml:space="preserve"> company also</w:t>
      </w:r>
      <w:r>
        <w:t xml:space="preserve"> pays a healthy dividend of about 3.3% per annum.  Now 3% isn’t bad considering you get </w:t>
      </w:r>
      <w:r w:rsidR="00266707">
        <w:t xml:space="preserve">next to </w:t>
      </w:r>
      <w:r>
        <w:t>nothing at the bank</w:t>
      </w:r>
      <w:r w:rsidR="00266707">
        <w:t>,</w:t>
      </w:r>
      <w:r>
        <w:t xml:space="preserve"> but f</w:t>
      </w:r>
      <w:r w:rsidR="00266707">
        <w:t>ew people would read this book if they expected to learn how to get a 3% return on their money</w:t>
      </w:r>
      <w:r>
        <w:t xml:space="preserve">.  I certainly wouldn’t. The strategy I am going to demonstrate will earn you closer to 15 to 20% per </w:t>
      </w:r>
      <w:r w:rsidR="00266707">
        <w:t>year.</w:t>
      </w:r>
    </w:p>
    <w:p w14:paraId="5235794B" w14:textId="77777777" w:rsidR="00477101" w:rsidRDefault="00477101" w:rsidP="00477101">
      <w:pPr>
        <w:pStyle w:val="Normal1"/>
      </w:pPr>
    </w:p>
    <w:p w14:paraId="687B1167" w14:textId="77777777" w:rsidR="00477101" w:rsidRDefault="00477101" w:rsidP="00477101">
      <w:pPr>
        <w:pStyle w:val="Normal1"/>
      </w:pPr>
      <w:r>
        <w:tab/>
      </w:r>
      <w:r w:rsidR="00266707">
        <w:t>L</w:t>
      </w:r>
      <w:r>
        <w:t xml:space="preserve">ook at the price action </w:t>
      </w:r>
      <w:r w:rsidR="00266707">
        <w:t>on Procter &amp; Gamble over the last 6 months.  You</w:t>
      </w:r>
      <w:r>
        <w:t xml:space="preserve"> </w:t>
      </w:r>
      <w:r w:rsidR="00266707">
        <w:t>can see that the stock</w:t>
      </w:r>
      <w:r>
        <w:t xml:space="preserve"> has been trading in </w:t>
      </w:r>
      <w:r w:rsidR="00266707">
        <w:t>a</w:t>
      </w:r>
      <w:r>
        <w:t xml:space="preserve"> range between $60 and $65</w:t>
      </w:r>
      <w:r w:rsidR="00266707">
        <w:t xml:space="preserve"> for the most part</w:t>
      </w:r>
      <w:r>
        <w:t xml:space="preserve">. </w:t>
      </w:r>
      <w:r w:rsidR="00266707">
        <w:t xml:space="preserve"> </w:t>
      </w:r>
      <w:r>
        <w:t xml:space="preserve">Let's say that you've done your fundamental research on Procter &amp; Gamble and you </w:t>
      </w:r>
      <w:proofErr w:type="gramStart"/>
      <w:r>
        <w:t>decide</w:t>
      </w:r>
      <w:proofErr w:type="gramEnd"/>
      <w:r>
        <w:t xml:space="preserve"> </w:t>
      </w:r>
      <w:r w:rsidR="00266707">
        <w:t xml:space="preserve">that </w:t>
      </w:r>
      <w:r>
        <w:t>this is the kind of company you would be willing to invest in</w:t>
      </w:r>
      <w:r w:rsidR="00266707">
        <w:t xml:space="preserve">. </w:t>
      </w:r>
      <w:r>
        <w:t xml:space="preserve"> </w:t>
      </w:r>
      <w:r w:rsidR="00266707">
        <w:t>However,</w:t>
      </w:r>
      <w:r>
        <w:t xml:space="preserve"> you'd rather not buy P&amp;G at the upper end of its price range ($65). </w:t>
      </w:r>
      <w:proofErr w:type="gramStart"/>
      <w:r>
        <w:t>Instead</w:t>
      </w:r>
      <w:proofErr w:type="gramEnd"/>
      <w:r>
        <w:t xml:space="preserve"> you would prefer to buy it </w:t>
      </w:r>
      <w:proofErr w:type="gramStart"/>
      <w:r>
        <w:t>at</w:t>
      </w:r>
      <w:proofErr w:type="gramEnd"/>
      <w:r>
        <w:t xml:space="preserve"> $60</w:t>
      </w:r>
      <w:r w:rsidR="00266707">
        <w:t xml:space="preserve"> or below.</w:t>
      </w:r>
      <w:r>
        <w:t xml:space="preserve"> </w:t>
      </w:r>
    </w:p>
    <w:p w14:paraId="5457907B" w14:textId="77777777" w:rsidR="00477101" w:rsidRDefault="00477101" w:rsidP="00477101">
      <w:pPr>
        <w:pStyle w:val="Normal1"/>
      </w:pPr>
    </w:p>
    <w:p w14:paraId="3E4EA663" w14:textId="77777777" w:rsidR="00477101" w:rsidRDefault="00477101" w:rsidP="00477101">
      <w:pPr>
        <w:pStyle w:val="Normal1"/>
      </w:pPr>
      <w:r>
        <w:rPr>
          <w:noProof/>
        </w:rPr>
        <w:drawing>
          <wp:inline distT="0" distB="0" distL="0" distR="0" wp14:anchorId="6E3857DB" wp14:editId="028F4CFF">
            <wp:extent cx="5486400" cy="3251200"/>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486400" cy="3251200"/>
                    </a:xfrm>
                    <a:prstGeom prst="rect">
                      <a:avLst/>
                    </a:prstGeom>
                    <a:noFill/>
                    <a:ln>
                      <a:noFill/>
                    </a:ln>
                  </pic:spPr>
                </pic:pic>
              </a:graphicData>
            </a:graphic>
          </wp:inline>
        </w:drawing>
      </w:r>
      <w:r>
        <w:t xml:space="preserve"> </w:t>
      </w:r>
    </w:p>
    <w:p w14:paraId="6A51E66D" w14:textId="77777777" w:rsidR="00477101" w:rsidRDefault="00266707" w:rsidP="00266707">
      <w:pPr>
        <w:pStyle w:val="Normal1"/>
        <w:jc w:val="center"/>
        <w:rPr>
          <w:i/>
        </w:rPr>
      </w:pPr>
      <w:r w:rsidRPr="000F170F">
        <w:rPr>
          <w:i/>
        </w:rPr>
        <w:t>Sell April 65 covered calls at $2.2 and sell April 60 puts for $1.45</w:t>
      </w:r>
      <w:r w:rsidR="000F170F" w:rsidRPr="000F170F">
        <w:rPr>
          <w:i/>
        </w:rPr>
        <w:t>.  Collect $.52 dividend along the way.</w:t>
      </w:r>
    </w:p>
    <w:p w14:paraId="6301C1DB" w14:textId="77777777" w:rsidR="000F170F" w:rsidRPr="000F170F" w:rsidRDefault="000F170F" w:rsidP="00266707">
      <w:pPr>
        <w:pStyle w:val="Normal1"/>
        <w:jc w:val="center"/>
        <w:rPr>
          <w:i/>
        </w:rPr>
      </w:pPr>
    </w:p>
    <w:p w14:paraId="5576DBBA" w14:textId="77777777" w:rsidR="00477101" w:rsidRDefault="00477101" w:rsidP="00477101">
      <w:pPr>
        <w:pStyle w:val="Normal1"/>
      </w:pPr>
      <w:r>
        <w:tab/>
      </w:r>
      <w:proofErr w:type="gramStart"/>
      <w:r>
        <w:t>In order to</w:t>
      </w:r>
      <w:proofErr w:type="gramEnd"/>
      <w:r>
        <w:t xml:space="preserve"> create a position </w:t>
      </w:r>
      <w:r w:rsidR="000F170F">
        <w:t>in</w:t>
      </w:r>
      <w:r>
        <w:t xml:space="preserve"> Procter &amp; Gamble below $60 you </w:t>
      </w:r>
      <w:r w:rsidR="000F170F">
        <w:t>would</w:t>
      </w:r>
      <w:r>
        <w:t xml:space="preserve"> sell the April 60 puts.  In </w:t>
      </w:r>
      <w:r w:rsidR="000F170F">
        <w:t>the</w:t>
      </w:r>
      <w:r>
        <w:t xml:space="preserve"> illustration </w:t>
      </w:r>
      <w:r w:rsidR="000F170F">
        <w:t>above</w:t>
      </w:r>
      <w:r>
        <w:t xml:space="preserve"> you collect the $1.45 premium for each hundred shares you sold, </w:t>
      </w:r>
      <w:r w:rsidR="000F170F">
        <w:t xml:space="preserve">or </w:t>
      </w:r>
      <w:r>
        <w:t xml:space="preserve">$1450 for 1000 shares of Proctor and Gamble.   That’s it.  You don’t have to </w:t>
      </w:r>
      <w:proofErr w:type="gramStart"/>
      <w:r>
        <w:t>own</w:t>
      </w:r>
      <w:proofErr w:type="gramEnd"/>
      <w:r>
        <w:t xml:space="preserve"> P&amp;G to sell someone the right to put </w:t>
      </w:r>
      <w:r w:rsidR="000F170F">
        <w:t>you the stock</w:t>
      </w:r>
      <w:r>
        <w:t xml:space="preserve"> at $60 sometime before the 3</w:t>
      </w:r>
      <w:r>
        <w:rPr>
          <w:vertAlign w:val="superscript"/>
        </w:rPr>
        <w:t>rd</w:t>
      </w:r>
      <w:r>
        <w:t xml:space="preserve"> Friday of April. </w:t>
      </w:r>
      <w:r w:rsidR="000F170F">
        <w:t xml:space="preserve"> </w:t>
      </w:r>
      <w:r>
        <w:t xml:space="preserve">The brokerage firm that </w:t>
      </w:r>
      <w:r w:rsidR="000F170F">
        <w:t>is</w:t>
      </w:r>
      <w:r>
        <w:t xml:space="preserve"> handling the transaction will put $1450 into your account</w:t>
      </w:r>
      <w:r w:rsidR="000F170F">
        <w:t xml:space="preserve"> less commissions.</w:t>
      </w:r>
    </w:p>
    <w:p w14:paraId="4BD8615C" w14:textId="77777777" w:rsidR="00477101" w:rsidRDefault="00477101" w:rsidP="00477101">
      <w:pPr>
        <w:pStyle w:val="Normal1"/>
      </w:pPr>
    </w:p>
    <w:p w14:paraId="471BEAC0" w14:textId="77777777" w:rsidR="00477101" w:rsidRDefault="00477101" w:rsidP="00477101">
      <w:pPr>
        <w:pStyle w:val="Normal1"/>
      </w:pPr>
      <w:r>
        <w:tab/>
        <w:t xml:space="preserve">Now why </w:t>
      </w:r>
      <w:proofErr w:type="gramStart"/>
      <w:r>
        <w:t>would someone would</w:t>
      </w:r>
      <w:proofErr w:type="gramEnd"/>
      <w:r>
        <w:t xml:space="preserve"> pay you $1450 for the right to sell you Proctor </w:t>
      </w:r>
      <w:r w:rsidR="000F170F">
        <w:t>&amp;</w:t>
      </w:r>
      <w:r>
        <w:t xml:space="preserve"> Gamble stock</w:t>
      </w:r>
      <w:r w:rsidR="000F170F">
        <w:t xml:space="preserve"> at $60 when </w:t>
      </w:r>
      <w:proofErr w:type="gramStart"/>
      <w:r w:rsidR="000F170F">
        <w:t>its</w:t>
      </w:r>
      <w:proofErr w:type="gramEnd"/>
      <w:r w:rsidR="000F170F">
        <w:t xml:space="preserve"> trading at $63?</w:t>
      </w:r>
      <w:r>
        <w:t xml:space="preserve"> </w:t>
      </w:r>
      <w:r w:rsidR="000F170F">
        <w:t xml:space="preserve"> For starters, they may fear it could go lower than $60 in a weak market.  Or this person may simply be a speculator who thinks they know something about the stock that you don't.  In either case, you’ll never know the reasons why, just take the money and run. </w:t>
      </w:r>
    </w:p>
    <w:p w14:paraId="1509A9E9" w14:textId="77777777" w:rsidR="00477101" w:rsidRDefault="00477101" w:rsidP="00477101">
      <w:pPr>
        <w:pStyle w:val="Normal1"/>
      </w:pPr>
    </w:p>
    <w:p w14:paraId="2EC8012C" w14:textId="77777777" w:rsidR="00477101" w:rsidRDefault="00477101" w:rsidP="00477101">
      <w:pPr>
        <w:pStyle w:val="Normal1"/>
      </w:pPr>
      <w:r>
        <w:tab/>
      </w:r>
      <w:proofErr w:type="gramStart"/>
      <w:r>
        <w:t>So</w:t>
      </w:r>
      <w:proofErr w:type="gramEnd"/>
      <w:r>
        <w:t xml:space="preserve"> if this is so brilliant, why isn’t everyone doing it?  </w:t>
      </w:r>
      <w:proofErr w:type="gramStart"/>
      <w:r>
        <w:t>First of all</w:t>
      </w:r>
      <w:proofErr w:type="gramEnd"/>
      <w:r>
        <w:t xml:space="preserve">, a lot of market pros are doing precisely this. It also takes a lot of money </w:t>
      </w:r>
      <w:proofErr w:type="gramStart"/>
      <w:r>
        <w:t>in</w:t>
      </w:r>
      <w:proofErr w:type="gramEnd"/>
      <w:r>
        <w:t xml:space="preserve"> </w:t>
      </w:r>
      <w:proofErr w:type="gramStart"/>
      <w:r>
        <w:t>your</w:t>
      </w:r>
      <w:proofErr w:type="gramEnd"/>
      <w:r>
        <w:t xml:space="preserve"> account </w:t>
      </w:r>
      <w:r w:rsidR="00534C7A">
        <w:t>execute this strategy</w:t>
      </w:r>
      <w:r>
        <w:t xml:space="preserve">.  Although </w:t>
      </w:r>
      <w:proofErr w:type="gramStart"/>
      <w:r>
        <w:t>selling puts on</w:t>
      </w:r>
      <w:proofErr w:type="gramEnd"/>
      <w:r>
        <w:t xml:space="preserve"> P&amp;G puts $1450 into your account</w:t>
      </w:r>
      <w:r w:rsidR="00534C7A">
        <w:t>, your brokerage</w:t>
      </w:r>
      <w:r>
        <w:t xml:space="preserve"> firm</w:t>
      </w:r>
      <w:r w:rsidR="00534C7A">
        <w:t xml:space="preserve"> is</w:t>
      </w:r>
      <w:r>
        <w:t xml:space="preserve"> going to want to see that you have sufficient funds in </w:t>
      </w:r>
      <w:proofErr w:type="spellStart"/>
      <w:r>
        <w:t>you</w:t>
      </w:r>
      <w:proofErr w:type="spellEnd"/>
      <w:r>
        <w:t xml:space="preserve"> account to pay for this transaction if you get put the stock.  One thousand shares of P&amp;G at </w:t>
      </w:r>
      <w:r w:rsidR="00534C7A">
        <w:t>$60 is $60,000.  A</w:t>
      </w:r>
      <w:r>
        <w:t xml:space="preserve"> far cry from </w:t>
      </w:r>
      <w:r w:rsidR="00534C7A">
        <w:t>the $1450 put into your account</w:t>
      </w:r>
      <w:r>
        <w:t xml:space="preserve">. </w:t>
      </w:r>
      <w:r w:rsidR="00534C7A">
        <w:t xml:space="preserve">It takes money to make money. </w:t>
      </w:r>
      <w:r>
        <w:t xml:space="preserve"> Take some consolation though, most brokerage firms will allow you to do this on margin and </w:t>
      </w:r>
      <w:r w:rsidR="00534C7A">
        <w:t>have just</w:t>
      </w:r>
      <w:r>
        <w:t xml:space="preserve"> </w:t>
      </w:r>
      <w:r w:rsidR="00534C7A">
        <w:t xml:space="preserve">25% of the underlying option contract value </w:t>
      </w:r>
      <w:proofErr w:type="gramStart"/>
      <w:r w:rsidR="00534C7A">
        <w:t>less</w:t>
      </w:r>
      <w:proofErr w:type="gramEnd"/>
      <w:r w:rsidR="00534C7A">
        <w:t xml:space="preserve"> the premiums received. (This number varies from firm to firm).</w:t>
      </w:r>
    </w:p>
    <w:p w14:paraId="49E1D14C" w14:textId="77777777" w:rsidR="00477101" w:rsidRDefault="00477101" w:rsidP="00477101">
      <w:pPr>
        <w:pStyle w:val="Normal1"/>
      </w:pPr>
    </w:p>
    <w:p w14:paraId="7727220E" w14:textId="77777777" w:rsidR="00477101" w:rsidRDefault="00477101" w:rsidP="00477101">
      <w:pPr>
        <w:pStyle w:val="Normal1"/>
        <w:rPr>
          <w:color w:val="1C1C1C"/>
        </w:rPr>
      </w:pPr>
      <w:r>
        <w:tab/>
        <w:t>Now let's say the 3</w:t>
      </w:r>
      <w:r>
        <w:rPr>
          <w:vertAlign w:val="superscript"/>
        </w:rPr>
        <w:t>rd</w:t>
      </w:r>
      <w:r w:rsidR="00534C7A">
        <w:t xml:space="preserve"> Friday comes along and P&amp;G has</w:t>
      </w:r>
      <w:r>
        <w:t xml:space="preserve"> done what </w:t>
      </w:r>
      <w:proofErr w:type="spellStart"/>
      <w:proofErr w:type="gramStart"/>
      <w:r w:rsidR="00A3375E">
        <w:t>its</w:t>
      </w:r>
      <w:proofErr w:type="spellEnd"/>
      <w:proofErr w:type="gramEnd"/>
      <w:r w:rsidR="00A3375E">
        <w:t xml:space="preserve"> done for several months:</w:t>
      </w:r>
      <w:r>
        <w:t xml:space="preserve"> nothing.  You keep the </w:t>
      </w:r>
      <w:r w:rsidR="00A3375E">
        <w:t>premium</w:t>
      </w:r>
      <w:r>
        <w:t xml:space="preserve"> and do this again for the next option cycle.  </w:t>
      </w:r>
      <w:r>
        <w:rPr>
          <w:color w:val="1C1C1C"/>
        </w:rPr>
        <w:t>All standardized equity options use American-style exercise</w:t>
      </w:r>
      <w:r w:rsidR="00033249">
        <w:rPr>
          <w:rStyle w:val="FootnoteReference"/>
          <w:color w:val="1C1C1C"/>
        </w:rPr>
        <w:footnoteReference w:id="15"/>
      </w:r>
      <w:r>
        <w:rPr>
          <w:color w:val="1C1C1C"/>
        </w:rPr>
        <w:t xml:space="preserve">. </w:t>
      </w:r>
      <w:r w:rsidR="00A3375E">
        <w:rPr>
          <w:color w:val="1C1C1C"/>
        </w:rPr>
        <w:t xml:space="preserve"> </w:t>
      </w:r>
      <w:proofErr w:type="gramStart"/>
      <w:r>
        <w:rPr>
          <w:color w:val="1C1C1C"/>
        </w:rPr>
        <w:t>So</w:t>
      </w:r>
      <w:proofErr w:type="gramEnd"/>
      <w:r>
        <w:rPr>
          <w:color w:val="1C1C1C"/>
        </w:rPr>
        <w:t xml:space="preserve"> it’s entirely possible </w:t>
      </w:r>
      <w:r w:rsidR="00A3375E">
        <w:rPr>
          <w:color w:val="1C1C1C"/>
        </w:rPr>
        <w:t>that if</w:t>
      </w:r>
      <w:r>
        <w:rPr>
          <w:color w:val="1C1C1C"/>
        </w:rPr>
        <w:t xml:space="preserve"> P&amp;G is trading below $60 you may get </w:t>
      </w:r>
      <w:proofErr w:type="gramStart"/>
      <w:r>
        <w:rPr>
          <w:color w:val="1C1C1C"/>
        </w:rPr>
        <w:t>exercised</w:t>
      </w:r>
      <w:proofErr w:type="gramEnd"/>
      <w:r>
        <w:rPr>
          <w:color w:val="1C1C1C"/>
        </w:rPr>
        <w:t xml:space="preserve"> before the last Friday of the month.  You </w:t>
      </w:r>
      <w:proofErr w:type="gramStart"/>
      <w:r>
        <w:rPr>
          <w:color w:val="1C1C1C"/>
        </w:rPr>
        <w:t>have to</w:t>
      </w:r>
      <w:proofErr w:type="gramEnd"/>
      <w:r>
        <w:rPr>
          <w:color w:val="1C1C1C"/>
        </w:rPr>
        <w:t xml:space="preserve"> have the capital at hand in the brokerage house the entire time this option strategy is in place.</w:t>
      </w:r>
    </w:p>
    <w:p w14:paraId="33525DEF" w14:textId="77777777" w:rsidR="00477101" w:rsidRDefault="00477101" w:rsidP="00477101">
      <w:pPr>
        <w:pStyle w:val="Normal1"/>
        <w:rPr>
          <w:color w:val="1C1C1C"/>
        </w:rPr>
      </w:pPr>
    </w:p>
    <w:p w14:paraId="79EA748F" w14:textId="77777777" w:rsidR="00477101" w:rsidRDefault="00477101" w:rsidP="00477101">
      <w:pPr>
        <w:pStyle w:val="Normal1"/>
      </w:pPr>
      <w:r>
        <w:rPr>
          <w:color w:val="1C1C1C"/>
        </w:rPr>
        <w:tab/>
      </w:r>
      <w:r>
        <w:t>Realistically though, is someone going to put me P&amp;G stock before expiration?  Nine out ten times</w:t>
      </w:r>
      <w:r w:rsidR="00332BEE">
        <w:t xml:space="preserve"> the answer is</w:t>
      </w:r>
      <w:r>
        <w:t xml:space="preserve"> no, even if P&amp;G is trading below $60.  But one out of ten it is going to happen and </w:t>
      </w:r>
      <w:r w:rsidR="00A11FF9">
        <w:t>it’s</w:t>
      </w:r>
      <w:r>
        <w:t xml:space="preserve"> not worth trying to figure out why.  The important thing is to remember that it will happen sometime. </w:t>
      </w:r>
      <w:r w:rsidR="00A3375E">
        <w:t xml:space="preserve"> I</w:t>
      </w:r>
      <w:r>
        <w:t xml:space="preserve">f P&amp;G is $60 or higher on </w:t>
      </w:r>
      <w:proofErr w:type="gramStart"/>
      <w:r>
        <w:t>this expiration</w:t>
      </w:r>
      <w:proofErr w:type="gramEnd"/>
      <w:r>
        <w:t xml:space="preserve"> Friday, there is no chance you will be put the stock. </w:t>
      </w:r>
      <w:proofErr w:type="gramStart"/>
      <w:r>
        <w:t>So</w:t>
      </w:r>
      <w:proofErr w:type="gramEnd"/>
      <w:r>
        <w:t xml:space="preserve"> what does that mean? That means you have collected $1450 for doing absolutely nothing but be</w:t>
      </w:r>
      <w:r w:rsidR="00A3375E">
        <w:t>ing</w:t>
      </w:r>
      <w:r>
        <w:t xml:space="preserve"> willing to buy P&amp;G for $60 and waiting for the 3rd Friday of each month to make this decision.  This strategy is called writing puts, selling puts, or selling puts naked.  They’re all the same. And contrary to what some advisors may say</w:t>
      </w:r>
      <w:r w:rsidR="00A3375E">
        <w:t>,</w:t>
      </w:r>
      <w:r>
        <w:t xml:space="preserve"> this is one of the most conservative</w:t>
      </w:r>
      <w:r w:rsidR="00A3375E">
        <w:t>,</w:t>
      </w:r>
      <w:r>
        <w:t xml:space="preserve"> safest equity </w:t>
      </w:r>
      <w:r w:rsidR="00A3375E">
        <w:t xml:space="preserve">strategies.  THIS IS ONLY </w:t>
      </w:r>
      <w:r>
        <w:t>IF YOU ARE TRULY WILLING TO BUY THE STOCK.  After all</w:t>
      </w:r>
      <w:r w:rsidR="00A3375E">
        <w:t>,</w:t>
      </w:r>
      <w:r>
        <w:t xml:space="preserve"> </w:t>
      </w:r>
      <w:r w:rsidR="00A3375E">
        <w:t>if you get put the stock, i</w:t>
      </w:r>
      <w:r>
        <w:t xml:space="preserve">t also was trading in a range you thought was </w:t>
      </w:r>
      <w:proofErr w:type="gramStart"/>
      <w:r w:rsidR="00A3375E">
        <w:t xml:space="preserve">a </w:t>
      </w:r>
      <w:r>
        <w:t>fair</w:t>
      </w:r>
      <w:proofErr w:type="gramEnd"/>
      <w:r>
        <w:t xml:space="preserve"> value</w:t>
      </w:r>
      <w:r w:rsidR="00A3375E">
        <w:t>, so you’re no worse off had you purchased it outright.</w:t>
      </w:r>
      <w:r>
        <w:t xml:space="preserve"> </w:t>
      </w:r>
    </w:p>
    <w:p w14:paraId="328690E1" w14:textId="77777777" w:rsidR="00477101" w:rsidRDefault="00477101" w:rsidP="00477101">
      <w:pPr>
        <w:pStyle w:val="Normal1"/>
      </w:pPr>
    </w:p>
    <w:p w14:paraId="6F70D630" w14:textId="77777777" w:rsidR="00477101" w:rsidRDefault="00477101" w:rsidP="00477101">
      <w:pPr>
        <w:pStyle w:val="Normal1"/>
      </w:pPr>
      <w:r>
        <w:lastRenderedPageBreak/>
        <w:tab/>
        <w:t xml:space="preserve">Okay, </w:t>
      </w:r>
      <w:proofErr w:type="gramStart"/>
      <w:r>
        <w:t>sounds</w:t>
      </w:r>
      <w:proofErr w:type="gramEnd"/>
      <w:r>
        <w:t xml:space="preserve"> good.  What about buying P&amp;G </w:t>
      </w:r>
      <w:r w:rsidR="008477EC">
        <w:t>at</w:t>
      </w:r>
      <w:r>
        <w:t xml:space="preserve"> $60 at your option price when the stock is now trading for $45</w:t>
      </w:r>
      <w:r w:rsidR="008B3B70">
        <w:t>?</w:t>
      </w:r>
      <w:r>
        <w:t xml:space="preserve">  What?  Ho</w:t>
      </w:r>
      <w:r w:rsidR="00315428">
        <w:t>w could that happen?  Easily.  Say t</w:t>
      </w:r>
      <w:r>
        <w:t xml:space="preserve">he market crashes the week your options expire, </w:t>
      </w:r>
      <w:r w:rsidR="00315428">
        <w:t xml:space="preserve">or </w:t>
      </w:r>
      <w:r>
        <w:t>P&amp;G has a</w:t>
      </w:r>
      <w:r w:rsidR="00315428">
        <w:t xml:space="preserve"> product recall that killed </w:t>
      </w:r>
      <w:r>
        <w:t xml:space="preserve">hundreds of people, </w:t>
      </w:r>
      <w:r w:rsidR="00315428">
        <w:t>or maybe a European bond auction fails</w:t>
      </w:r>
      <w:r>
        <w:t xml:space="preserve">. </w:t>
      </w:r>
      <w:r w:rsidR="008477EC">
        <w:t xml:space="preserve">The point is you can’t predict these events anyway, </w:t>
      </w:r>
      <w:r w:rsidR="003A21B2">
        <w:t>so</w:t>
      </w:r>
      <w:r w:rsidR="008477EC">
        <w:t xml:space="preserve"> a</w:t>
      </w:r>
      <w:r>
        <w:t>t least you bought at a price that was at a discount at the time</w:t>
      </w:r>
      <w:r w:rsidR="00315428">
        <w:t xml:space="preserve"> you sold the put.</w:t>
      </w:r>
    </w:p>
    <w:p w14:paraId="56D5D018" w14:textId="77777777" w:rsidR="00477101" w:rsidRDefault="00477101" w:rsidP="00477101">
      <w:pPr>
        <w:pStyle w:val="Normal1"/>
      </w:pPr>
    </w:p>
    <w:p w14:paraId="639D0ED8" w14:textId="77777777" w:rsidR="009B5B8D" w:rsidRDefault="00477101" w:rsidP="00130872">
      <w:pPr>
        <w:pStyle w:val="Normal1"/>
      </w:pPr>
      <w:r>
        <w:tab/>
      </w:r>
      <w:r w:rsidR="00130872">
        <w:t xml:space="preserve">The prior example is a great way to create a synthetic long position.  Now look at what happens when you buy </w:t>
      </w:r>
      <w:proofErr w:type="gramStart"/>
      <w:r w:rsidR="00130872">
        <w:t>the stock</w:t>
      </w:r>
      <w:proofErr w:type="gramEnd"/>
      <w:r w:rsidR="00130872">
        <w:t xml:space="preserve"> at the bottom of the range and sell a call toward the top of that range. </w:t>
      </w:r>
      <w:r w:rsidR="009B5B8D">
        <w:t xml:space="preserve"> </w:t>
      </w:r>
      <w:r>
        <w:t>When you sell the call, you give someone the right to buy P&amp;G from you instead of selling it to you.  It’s called a covered call. You believe</w:t>
      </w:r>
      <w:r w:rsidR="009B5B8D">
        <w:t>,</w:t>
      </w:r>
      <w:r>
        <w:t xml:space="preserve"> based on the past six months price behavior</w:t>
      </w:r>
      <w:r w:rsidR="009B5B8D">
        <w:t>,</w:t>
      </w:r>
      <w:r>
        <w:t xml:space="preserve"> that Procter &amp; Gamble </w:t>
      </w:r>
      <w:r w:rsidR="009B5B8D">
        <w:t xml:space="preserve">stalls out around </w:t>
      </w:r>
      <w:r>
        <w:t>$65. This stock appears to be going nowhere</w:t>
      </w:r>
      <w:r w:rsidR="009B5B8D">
        <w:t xml:space="preserve"> at this point,</w:t>
      </w:r>
      <w:r>
        <w:t xml:space="preserve"> but the company c</w:t>
      </w:r>
      <w:r w:rsidR="009B5B8D">
        <w:t>ontinues to pay a nice dividend.  This is a good time to sell a covered call.</w:t>
      </w:r>
    </w:p>
    <w:p w14:paraId="1B4F646A" w14:textId="77777777" w:rsidR="00477101" w:rsidRDefault="00477101" w:rsidP="009B5B8D">
      <w:pPr>
        <w:pStyle w:val="Normal1"/>
        <w:ind w:firstLine="720"/>
      </w:pPr>
      <w:r>
        <w:t xml:space="preserve"> Now in this case I'm able to get </w:t>
      </w:r>
      <w:r w:rsidR="009B5B8D">
        <w:t>$2.20 per call for one April 65 option</w:t>
      </w:r>
      <w:r>
        <w:t xml:space="preserve">.  </w:t>
      </w:r>
      <w:r w:rsidR="009B5B8D">
        <w:t xml:space="preserve">Just like a </w:t>
      </w:r>
      <w:proofErr w:type="gramStart"/>
      <w:r w:rsidR="009B5B8D">
        <w:t>put options</w:t>
      </w:r>
      <w:proofErr w:type="gramEnd"/>
      <w:r w:rsidR="009B5B8D">
        <w:t xml:space="preserve"> we sold in the previous example,</w:t>
      </w:r>
      <w:r>
        <w:t xml:space="preserve"> each</w:t>
      </w:r>
      <w:r w:rsidR="009B5B8D">
        <w:t xml:space="preserve"> call</w:t>
      </w:r>
      <w:r>
        <w:t xml:space="preserve"> option represents 100 shares of a stock</w:t>
      </w:r>
      <w:r w:rsidR="009B5B8D">
        <w:t xml:space="preserve">. </w:t>
      </w:r>
      <w:proofErr w:type="gramStart"/>
      <w:r w:rsidR="009B5B8D">
        <w:t>S</w:t>
      </w:r>
      <w:r>
        <w:t>o</w:t>
      </w:r>
      <w:proofErr w:type="gramEnd"/>
      <w:r>
        <w:t xml:space="preserve"> if I sold 10 calls that would put $2200</w:t>
      </w:r>
      <w:r w:rsidR="009B5B8D">
        <w:t>,</w:t>
      </w:r>
      <w:r>
        <w:t xml:space="preserve"> less commissions</w:t>
      </w:r>
      <w:r w:rsidR="009B5B8D">
        <w:t>, int</w:t>
      </w:r>
      <w:r>
        <w:t>o my brokerage account. Now I've given that the buyer of that call the right to buy my Procter &amp; Gamble</w:t>
      </w:r>
      <w:r w:rsidR="009B5B8D">
        <w:t>,</w:t>
      </w:r>
      <w:r>
        <w:t xml:space="preserve"> so I better have Procter &amp; Gamble in my account to cover my </w:t>
      </w:r>
      <w:r w:rsidR="009B5B8D">
        <w:t>obligation</w:t>
      </w:r>
      <w:r>
        <w:t>. What’s the worst case that</w:t>
      </w:r>
      <w:r w:rsidR="009B5B8D">
        <w:t xml:space="preserve"> could happen</w:t>
      </w:r>
      <w:r>
        <w:t xml:space="preserve"> to me here?  I sold P&amp;G at $65 </w:t>
      </w:r>
      <w:r w:rsidR="009B5B8D">
        <w:t>at the top of the trading range.</w:t>
      </w:r>
      <w:r>
        <w:t xml:space="preserve">  I also co</w:t>
      </w:r>
      <w:r w:rsidR="009B5B8D">
        <w:t xml:space="preserve">llected $2200 in option premium.  </w:t>
      </w:r>
      <w:r>
        <w:t>Or I lost a runaway</w:t>
      </w:r>
      <w:r w:rsidR="009B5B8D">
        <w:t xml:space="preserve"> stock that will go much higher.  Or I capped my gains at $67.20 ($65+$2.20).  </w:t>
      </w:r>
      <w:proofErr w:type="gramStart"/>
      <w:r>
        <w:t>Or</w:t>
      </w:r>
      <w:proofErr w:type="gramEnd"/>
      <w:r>
        <w:t xml:space="preserve"> P&amp;G did not reach $65 and is in fact lower and I now have the stock</w:t>
      </w:r>
      <w:r w:rsidR="009B5B8D">
        <w:t xml:space="preserve"> I owned plus the $2200 premium.</w:t>
      </w:r>
      <w:r>
        <w:t xml:space="preserve">  </w:t>
      </w:r>
    </w:p>
    <w:p w14:paraId="4FCBF838" w14:textId="77777777" w:rsidR="00CA22DD" w:rsidRDefault="00CA22DD" w:rsidP="009B5B8D">
      <w:pPr>
        <w:pStyle w:val="Normal1"/>
        <w:ind w:firstLine="720"/>
      </w:pPr>
    </w:p>
    <w:p w14:paraId="5EFE61A5" w14:textId="77777777" w:rsidR="00477101" w:rsidRDefault="00CA22DD" w:rsidP="00477101">
      <w:pPr>
        <w:pStyle w:val="Normal1"/>
      </w:pPr>
      <w:r w:rsidRPr="00CA22DD">
        <w:rPr>
          <w:b/>
        </w:rPr>
        <w:t>Note:</w:t>
      </w:r>
      <w:r>
        <w:t xml:space="preserve"> You can do this </w:t>
      </w:r>
      <w:proofErr w:type="gramStart"/>
      <w:r>
        <w:t>write</w:t>
      </w:r>
      <w:proofErr w:type="gramEnd"/>
      <w:r>
        <w:t xml:space="preserve"> strategy every month.  I personally prefer doing it every month, as I don’t like to make long-term commitments required by longer term options.  How do I know what the world looks like six months out? </w:t>
      </w:r>
      <w:proofErr w:type="gramStart"/>
      <w:r>
        <w:t>Besides</w:t>
      </w:r>
      <w:proofErr w:type="gramEnd"/>
      <w:r>
        <w:t xml:space="preserve"> I like banking </w:t>
      </w:r>
      <w:proofErr w:type="gramStart"/>
      <w:r>
        <w:t>coin</w:t>
      </w:r>
      <w:proofErr w:type="gramEnd"/>
      <w:r>
        <w:t xml:space="preserve"> every month.  Don’t you?</w:t>
      </w:r>
    </w:p>
    <w:p w14:paraId="5FF4E6F5" w14:textId="77777777" w:rsidR="00477101" w:rsidRDefault="00477101" w:rsidP="00477101">
      <w:pPr>
        <w:pStyle w:val="Normal1"/>
      </w:pPr>
      <w:r>
        <w:tab/>
        <w:t xml:space="preserve">Now there’s one thing that I'm very adamant about: I </w:t>
      </w:r>
      <w:r w:rsidRPr="00686A23">
        <w:rPr>
          <w:b/>
          <w:i/>
        </w:rPr>
        <w:t>do not</w:t>
      </w:r>
      <w:r>
        <w:t xml:space="preserve"> use this option strategy of </w:t>
      </w:r>
      <w:proofErr w:type="gramStart"/>
      <w:r>
        <w:t>covered</w:t>
      </w:r>
      <w:proofErr w:type="gramEnd"/>
      <w:r>
        <w:t xml:space="preserve"> calls and </w:t>
      </w:r>
      <w:proofErr w:type="gramStart"/>
      <w:r>
        <w:t>put</w:t>
      </w:r>
      <w:proofErr w:type="gramEnd"/>
      <w:r>
        <w:t xml:space="preserve"> writes to generate income. It's a far different strategy if you really don't want to </w:t>
      </w:r>
      <w:r w:rsidR="00CA22DD">
        <w:t>own</w:t>
      </w:r>
      <w:r>
        <w:t xml:space="preserve"> Procter &amp; Gamble</w:t>
      </w:r>
      <w:r w:rsidR="00CA22DD">
        <w:t>.  After all you cannot get compensated enough by selling puts and calls to cover the substantial price decline of a stock you are not willing to own.</w:t>
      </w:r>
    </w:p>
    <w:p w14:paraId="514D340C" w14:textId="77777777" w:rsidR="00477101" w:rsidRDefault="00477101" w:rsidP="00477101">
      <w:pPr>
        <w:pStyle w:val="Normal1"/>
      </w:pPr>
    </w:p>
    <w:p w14:paraId="19D2918B" w14:textId="77777777" w:rsidR="00477101" w:rsidRDefault="00477101" w:rsidP="00477101">
      <w:pPr>
        <w:pStyle w:val="Normal1"/>
      </w:pPr>
      <w:r>
        <w:tab/>
      </w:r>
    </w:p>
    <w:p w14:paraId="3E264B87" w14:textId="77777777" w:rsidR="004E01C2" w:rsidRDefault="004E01C2" w:rsidP="004E01C2">
      <w:pPr>
        <w:pStyle w:val="Normal1"/>
      </w:pPr>
    </w:p>
    <w:p w14:paraId="5E2C3F33" w14:textId="77777777" w:rsidR="00DD3C51" w:rsidRDefault="00DD3C51" w:rsidP="00A65AAE"/>
    <w:p w14:paraId="62817A77" w14:textId="77777777" w:rsidR="00DD3C51" w:rsidRDefault="00DD3C51" w:rsidP="00A65AAE">
      <w:pPr>
        <w:rPr>
          <w:i/>
          <w:color w:val="444444"/>
        </w:rPr>
      </w:pPr>
    </w:p>
    <w:p w14:paraId="1C441980" w14:textId="77777777" w:rsidR="00DD3C51" w:rsidRDefault="00DD3C51" w:rsidP="00A65AAE">
      <w:pPr>
        <w:rPr>
          <w:i/>
          <w:color w:val="444444"/>
        </w:rPr>
      </w:pPr>
    </w:p>
    <w:p w14:paraId="7B92F70C" w14:textId="77777777" w:rsidR="00DD3C51" w:rsidRDefault="00DD3C51" w:rsidP="00A65AAE">
      <w:pPr>
        <w:rPr>
          <w:i/>
          <w:color w:val="444444"/>
        </w:rPr>
      </w:pPr>
    </w:p>
    <w:p w14:paraId="501C865D" w14:textId="77777777" w:rsidR="00DD3C51" w:rsidRDefault="00DD3C51" w:rsidP="00A65AAE"/>
    <w:bookmarkEnd w:id="62"/>
    <w:bookmarkEnd w:id="63"/>
    <w:p w14:paraId="715B7320" w14:textId="77777777" w:rsidR="00686A23" w:rsidRDefault="00686A23" w:rsidP="00A65AAE"/>
    <w:p w14:paraId="5C5C8E8E" w14:textId="77777777" w:rsidR="00686A23" w:rsidRDefault="00686A23" w:rsidP="00A65AAE">
      <w:r>
        <w:tab/>
      </w:r>
    </w:p>
    <w:p w14:paraId="65D5C835" w14:textId="77777777" w:rsidR="00686A23" w:rsidRDefault="003D57B8" w:rsidP="004060DE">
      <w:pPr>
        <w:pStyle w:val="Heading1"/>
      </w:pPr>
      <w:bookmarkStart w:id="96" w:name="_Toc196105779"/>
      <w:r>
        <w:t xml:space="preserve">Rules For </w:t>
      </w:r>
      <w:proofErr w:type="gramStart"/>
      <w:r>
        <w:t>The</w:t>
      </w:r>
      <w:proofErr w:type="gramEnd"/>
      <w:r>
        <w:t xml:space="preserve"> Road</w:t>
      </w:r>
      <w:bookmarkEnd w:id="96"/>
    </w:p>
    <w:p w14:paraId="556E854D" w14:textId="77777777" w:rsidR="00686A23" w:rsidRDefault="00686A23">
      <w:pPr>
        <w:pStyle w:val="FreeForm"/>
        <w:keepNext w:val="0"/>
        <w:rPr>
          <w:rFonts w:ascii="Times New Roman" w:hAnsi="Times New Roman"/>
          <w:color w:val="444444"/>
          <w:sz w:val="24"/>
        </w:rPr>
      </w:pPr>
    </w:p>
    <w:p w14:paraId="0BFCB1F8" w14:textId="77777777" w:rsidR="00F246F9" w:rsidRDefault="00F246F9" w:rsidP="00F246F9">
      <w:pPr>
        <w:pStyle w:val="Normal1"/>
      </w:pPr>
      <w:r>
        <w:tab/>
        <w:t>When I started investing full-time as a professional in 2001, I already knew a lot about</w:t>
      </w:r>
      <w:r w:rsidR="00C21DFA">
        <w:t xml:space="preserve"> the</w:t>
      </w:r>
      <w:r>
        <w:t xml:space="preserve"> stock market. After all</w:t>
      </w:r>
      <w:r w:rsidR="00C21DFA">
        <w:t>,</w:t>
      </w:r>
      <w:r>
        <w:t xml:space="preserve"> I had been a broker for 8 years with some of the top firms. I had even worked at a boutique firm where I </w:t>
      </w:r>
      <w:r w:rsidR="00C21DFA">
        <w:t>was</w:t>
      </w:r>
      <w:r>
        <w:t xml:space="preserve"> an investment banker and </w:t>
      </w:r>
      <w:proofErr w:type="gramStart"/>
      <w:r>
        <w:t>help</w:t>
      </w:r>
      <w:proofErr w:type="gramEnd"/>
      <w:r>
        <w:t xml:space="preserve"> </w:t>
      </w:r>
      <w:r w:rsidR="00C21DFA">
        <w:t xml:space="preserve">raise capital for </w:t>
      </w:r>
      <w:proofErr w:type="gramStart"/>
      <w:r w:rsidR="00C21DFA">
        <w:t>a number of</w:t>
      </w:r>
      <w:proofErr w:type="gramEnd"/>
      <w:r w:rsidR="00C21DFA">
        <w:t xml:space="preserve"> biotech companies</w:t>
      </w:r>
      <w:r>
        <w:t xml:space="preserve">.  I founded one of the </w:t>
      </w:r>
      <w:r w:rsidR="00C21DFA">
        <w:t>first i</w:t>
      </w:r>
      <w:r>
        <w:t xml:space="preserve">nternet companies and brought it public. </w:t>
      </w:r>
      <w:r w:rsidR="00C21DFA">
        <w:t xml:space="preserve">In the process </w:t>
      </w:r>
      <w:r>
        <w:t>I worked with large audit firms and expensive law firms</w:t>
      </w:r>
      <w:r w:rsidR="00C21DFA">
        <w:t xml:space="preserve">. I </w:t>
      </w:r>
      <w:r>
        <w:t xml:space="preserve">sat in a lot of different seats.  You could say that I had a </w:t>
      </w:r>
      <w:proofErr w:type="gramStart"/>
      <w:r>
        <w:t>360 degree</w:t>
      </w:r>
      <w:proofErr w:type="gramEnd"/>
      <w:r>
        <w:t xml:space="preserve"> </w:t>
      </w:r>
      <w:r w:rsidR="00C21DFA">
        <w:t xml:space="preserve">view </w:t>
      </w:r>
      <w:r>
        <w:t xml:space="preserve">of the whole investment </w:t>
      </w:r>
      <w:r w:rsidR="00C21DFA">
        <w:t>process</w:t>
      </w:r>
      <w:r>
        <w:t xml:space="preserve">. </w:t>
      </w:r>
      <w:r w:rsidR="00C21DFA">
        <w:t>While this certainly helped, I was still</w:t>
      </w:r>
      <w:r>
        <w:t xml:space="preserve"> missing </w:t>
      </w:r>
      <w:r w:rsidR="00C21DFA">
        <w:t>some rules and some mentoring from other, more seasoned investors</w:t>
      </w:r>
      <w:r>
        <w:t xml:space="preserve">.  I knew how to </w:t>
      </w:r>
      <w:proofErr w:type="gramStart"/>
      <w:r>
        <w:t>invest</w:t>
      </w:r>
      <w:proofErr w:type="gramEnd"/>
      <w:r>
        <w:t xml:space="preserve"> and I already had developed </w:t>
      </w:r>
      <w:r w:rsidR="00C21DFA">
        <w:t>a</w:t>
      </w:r>
      <w:r>
        <w:t xml:space="preserve"> framework for the style that I now have been </w:t>
      </w:r>
      <w:proofErr w:type="gramStart"/>
      <w:r>
        <w:t>using</w:t>
      </w:r>
      <w:proofErr w:type="gramEnd"/>
      <w:r>
        <w:t xml:space="preserve"> the past 10 </w:t>
      </w:r>
      <w:proofErr w:type="gramStart"/>
      <w:r>
        <w:t>years</w:t>
      </w:r>
      <w:proofErr w:type="gramEnd"/>
      <w:r>
        <w:t xml:space="preserve"> but I still felt </w:t>
      </w:r>
      <w:r w:rsidR="00C21DFA">
        <w:t>something wanting</w:t>
      </w:r>
      <w:r>
        <w:t xml:space="preserve">. </w:t>
      </w:r>
    </w:p>
    <w:p w14:paraId="78442625" w14:textId="77777777" w:rsidR="00F246F9" w:rsidRDefault="00F246F9" w:rsidP="00F246F9">
      <w:pPr>
        <w:pStyle w:val="Normal1"/>
      </w:pPr>
    </w:p>
    <w:p w14:paraId="69785C57" w14:textId="77777777" w:rsidR="00F246F9" w:rsidRDefault="00F246F9" w:rsidP="00F246F9">
      <w:pPr>
        <w:pStyle w:val="Normal1"/>
      </w:pPr>
      <w:r>
        <w:tab/>
        <w:t>I knew that successful investment legends like Peter Lynch, Warren Buffett, Julian Robertson, John Henry, Leon Cooperman, Ken Griffin, Bruce Kovner, Paul Singer, Brian Stark, Daniel Och, etc. had many different</w:t>
      </w:r>
      <w:r w:rsidR="00C21DFA">
        <w:t xml:space="preserve"> styles and strategies but what,</w:t>
      </w:r>
      <w:r>
        <w:t xml:space="preserve"> if anything</w:t>
      </w:r>
      <w:r w:rsidR="00C21DFA">
        <w:t>,</w:t>
      </w:r>
      <w:r>
        <w:t xml:space="preserve"> did they</w:t>
      </w:r>
      <w:r w:rsidR="00C21DFA">
        <w:t xml:space="preserve"> all</w:t>
      </w:r>
      <w:r>
        <w:t xml:space="preserve"> have in </w:t>
      </w:r>
      <w:r w:rsidR="00C21DFA">
        <w:t>common?</w:t>
      </w:r>
      <w:r>
        <w:t xml:space="preserve"> </w:t>
      </w:r>
      <w:r w:rsidR="00C21DFA">
        <w:t xml:space="preserve">I </w:t>
      </w:r>
      <w:r>
        <w:t xml:space="preserve">picked up all the books I could </w:t>
      </w:r>
      <w:r w:rsidR="00C21DFA">
        <w:t>on</w:t>
      </w:r>
      <w:r>
        <w:t xml:space="preserve"> these investment legends</w:t>
      </w:r>
      <w:r w:rsidR="00C21DFA">
        <w:t xml:space="preserve"> and </w:t>
      </w:r>
      <w:r>
        <w:t xml:space="preserve">I sat down very methodically with a yellow marker and paperclips.  I went from book to book </w:t>
      </w:r>
      <w:r w:rsidR="00C21DFA">
        <w:t>highlighting</w:t>
      </w:r>
      <w:r>
        <w:t xml:space="preserve"> the things they had in common. After all</w:t>
      </w:r>
      <w:r w:rsidR="00C21DFA">
        <w:t>,</w:t>
      </w:r>
      <w:r>
        <w:t xml:space="preserve"> many investors will have different formulas for </w:t>
      </w:r>
      <w:r w:rsidR="00C21DFA">
        <w:t>success as there are many</w:t>
      </w:r>
      <w:r>
        <w:t xml:space="preserve"> different </w:t>
      </w:r>
      <w:proofErr w:type="gramStart"/>
      <w:r>
        <w:t>way</w:t>
      </w:r>
      <w:proofErr w:type="gramEnd"/>
      <w:r>
        <w:t xml:space="preserve"> of getting to the same spot. I wanted to find out not so </w:t>
      </w:r>
      <w:proofErr w:type="gramStart"/>
      <w:r>
        <w:t>much</w:t>
      </w:r>
      <w:proofErr w:type="gramEnd"/>
      <w:r>
        <w:t xml:space="preserve"> their differences but </w:t>
      </w:r>
      <w:r w:rsidR="00C21DFA">
        <w:t xml:space="preserve">rather </w:t>
      </w:r>
      <w:r>
        <w:t>their similarities. I figured that if these ultra successful investors and traders had some investment rules in common</w:t>
      </w:r>
      <w:r w:rsidR="00CC4642">
        <w:t>,</w:t>
      </w:r>
      <w:r>
        <w:t xml:space="preserve"> they must be worth a hard and serious look. </w:t>
      </w:r>
    </w:p>
    <w:p w14:paraId="497B5C08" w14:textId="77777777" w:rsidR="00F246F9" w:rsidRDefault="00F246F9" w:rsidP="00F246F9">
      <w:pPr>
        <w:pStyle w:val="Normal1"/>
      </w:pPr>
    </w:p>
    <w:p w14:paraId="1C86845D" w14:textId="77777777" w:rsidR="00F246F9" w:rsidRDefault="00F246F9" w:rsidP="00F246F9">
      <w:pPr>
        <w:pStyle w:val="Normal1"/>
      </w:pPr>
      <w:r>
        <w:tab/>
        <w:t xml:space="preserve">Guess what?  Even though </w:t>
      </w:r>
      <w:r w:rsidR="00CC4642">
        <w:t>many</w:t>
      </w:r>
      <w:r>
        <w:t xml:space="preserve"> of these legends have </w:t>
      </w:r>
      <w:r w:rsidR="00CC4642">
        <w:t>completely</w:t>
      </w:r>
      <w:r>
        <w:t xml:space="preserve"> different investment </w:t>
      </w:r>
      <w:r w:rsidR="00CC4642">
        <w:t>styles,</w:t>
      </w:r>
      <w:r>
        <w:t xml:space="preserve"> they </w:t>
      </w:r>
      <w:r w:rsidR="00CC4642">
        <w:t xml:space="preserve">all </w:t>
      </w:r>
      <w:r>
        <w:t xml:space="preserve">had a lot more in common than </w:t>
      </w:r>
      <w:r w:rsidR="00CC4642">
        <w:t>I ever imagined possible</w:t>
      </w:r>
      <w:r>
        <w:t>. I summarized these recurring rules in a handy reminder form</w:t>
      </w:r>
      <w:r w:rsidR="00CC4642">
        <w:t>at</w:t>
      </w:r>
      <w:r>
        <w:t xml:space="preserve">.  I then added </w:t>
      </w:r>
      <w:r w:rsidR="00CC4642">
        <w:t>my own observations to it</w:t>
      </w:r>
      <w:r>
        <w:t>.  After all</w:t>
      </w:r>
      <w:r w:rsidR="00CC4642">
        <w:t>,</w:t>
      </w:r>
      <w:r>
        <w:t xml:space="preserve"> my track record </w:t>
      </w:r>
      <w:proofErr w:type="gramStart"/>
      <w:r w:rsidR="00CC4642">
        <w:t>beats</w:t>
      </w:r>
      <w:proofErr w:type="gramEnd"/>
      <w:r>
        <w:t xml:space="preserve"> most of these legends during the last ten years.  </w:t>
      </w:r>
      <w:proofErr w:type="gramStart"/>
      <w:r w:rsidR="00CC4642">
        <w:t>I’ve just</w:t>
      </w:r>
      <w:proofErr w:type="gramEnd"/>
      <w:r w:rsidR="00CC4642">
        <w:t xml:space="preserve"> never had the capital to compete in their arena</w:t>
      </w:r>
      <w:r>
        <w:t xml:space="preserve">.  I call these </w:t>
      </w:r>
      <w:r w:rsidR="00CC4642">
        <w:t>observations of market wisdom</w:t>
      </w:r>
      <w:r>
        <w:t xml:space="preserve"> </w:t>
      </w:r>
      <w:proofErr w:type="gramStart"/>
      <w:r>
        <w:t>the</w:t>
      </w:r>
      <w:r w:rsidR="00CC4642">
        <w:t xml:space="preserve"> Rules</w:t>
      </w:r>
      <w:proofErr w:type="gramEnd"/>
      <w:r w:rsidR="00CC4642">
        <w:t xml:space="preserve"> </w:t>
      </w:r>
      <w:proofErr w:type="gramStart"/>
      <w:r w:rsidR="00CC4642">
        <w:t>For</w:t>
      </w:r>
      <w:proofErr w:type="gramEnd"/>
      <w:r w:rsidR="00CC4642">
        <w:t xml:space="preserve"> </w:t>
      </w:r>
      <w:proofErr w:type="gramStart"/>
      <w:r w:rsidR="00CC4642">
        <w:t>The</w:t>
      </w:r>
      <w:proofErr w:type="gramEnd"/>
      <w:r w:rsidR="00CC4642">
        <w:t xml:space="preserve"> Road</w:t>
      </w:r>
      <w:r>
        <w:t>. I pos</w:t>
      </w:r>
      <w:r w:rsidR="00CC4642">
        <w:t>t them on my desk so every day I’m forced to</w:t>
      </w:r>
      <w:r>
        <w:t xml:space="preserve"> stare at </w:t>
      </w:r>
      <w:proofErr w:type="gramStart"/>
      <w:r>
        <w:t>them</w:t>
      </w:r>
      <w:proofErr w:type="gramEnd"/>
      <w:r>
        <w:t xml:space="preserve"> </w:t>
      </w:r>
      <w:proofErr w:type="gramStart"/>
      <w:r>
        <w:t>lest not</w:t>
      </w:r>
      <w:proofErr w:type="gramEnd"/>
      <w:r>
        <w:t xml:space="preserve"> I forget.  </w:t>
      </w:r>
      <w:r w:rsidR="00CC4642">
        <w:t xml:space="preserve">Bad habits come </w:t>
      </w:r>
      <w:proofErr w:type="gramStart"/>
      <w:r w:rsidR="00CC4642">
        <w:t>easy</w:t>
      </w:r>
      <w:proofErr w:type="gramEnd"/>
      <w:r w:rsidR="00CC4642">
        <w:t xml:space="preserve"> without structure</w:t>
      </w:r>
      <w:r>
        <w:t xml:space="preserve">. I suggest you study these rules and post your own version of them in front of your </w:t>
      </w:r>
      <w:proofErr w:type="gramStart"/>
      <w:r w:rsidR="002C5AB0">
        <w:t>work station</w:t>
      </w:r>
      <w:proofErr w:type="gramEnd"/>
      <w:r>
        <w:t>.</w:t>
      </w:r>
    </w:p>
    <w:p w14:paraId="6F909503" w14:textId="77777777" w:rsidR="00F246F9" w:rsidRDefault="00F246F9" w:rsidP="00F246F9">
      <w:pPr>
        <w:pStyle w:val="Normal1"/>
      </w:pPr>
    </w:p>
    <w:p w14:paraId="18B17AE5" w14:textId="77777777" w:rsidR="00F246F9" w:rsidRDefault="00F246F9" w:rsidP="00F246F9">
      <w:pPr>
        <w:pStyle w:val="Normal1"/>
      </w:pPr>
    </w:p>
    <w:p w14:paraId="6BC45EC2" w14:textId="77777777" w:rsidR="00954AA0" w:rsidRDefault="00F246F9" w:rsidP="00954AA0">
      <w:pPr>
        <w:pStyle w:val="Heading2"/>
      </w:pPr>
      <w:bookmarkStart w:id="97" w:name="_Toc196105780"/>
      <w:r w:rsidRPr="00E46164">
        <w:t xml:space="preserve">Be patient </w:t>
      </w:r>
      <w:r w:rsidR="00E46164" w:rsidRPr="00E46164">
        <w:t xml:space="preserve">and </w:t>
      </w:r>
      <w:r w:rsidRPr="00E46164">
        <w:t>wait for the opportunity</w:t>
      </w:r>
      <w:r>
        <w:t>.</w:t>
      </w:r>
      <w:bookmarkEnd w:id="97"/>
      <w:r>
        <w:t xml:space="preserve"> </w:t>
      </w:r>
    </w:p>
    <w:p w14:paraId="677421D3" w14:textId="77777777" w:rsidR="00930C62" w:rsidRPr="00930C62" w:rsidRDefault="00930C62" w:rsidP="00930C62"/>
    <w:p w14:paraId="6D428479" w14:textId="77777777" w:rsidR="00954AA0" w:rsidRDefault="00954AA0" w:rsidP="00954AA0">
      <w:pPr>
        <w:pStyle w:val="Normal1"/>
      </w:pPr>
      <w:r>
        <w:t>One of the hardest lessons a trader learns is to do nothing at</w:t>
      </w:r>
      <w:r w:rsidR="00930C62">
        <w:t xml:space="preserve"> all.  Being able to sit and </w:t>
      </w:r>
      <w:r>
        <w:t xml:space="preserve">watch the screen </w:t>
      </w:r>
      <w:r w:rsidR="00930C62">
        <w:t>while</w:t>
      </w:r>
      <w:r>
        <w:t xml:space="preserve"> resist</w:t>
      </w:r>
      <w:r w:rsidR="00930C62">
        <w:t>ing</w:t>
      </w:r>
      <w:r>
        <w:t xml:space="preserve"> the temptation of firing off a trade is too much for some people.  The Internet, the amazing drop in commissions, and the pulsating and riveting graphics of online trading programs have made it almost impossible to resist trading on impulse or inspiration.  Is it really that unlike </w:t>
      </w:r>
      <w:r w:rsidR="00930C62">
        <w:t>a</w:t>
      </w:r>
      <w:r>
        <w:t xml:space="preserve"> casino with </w:t>
      </w:r>
      <w:r w:rsidR="00930C62">
        <w:t xml:space="preserve">iridescent </w:t>
      </w:r>
      <w:r>
        <w:t xml:space="preserve">computer monitors replacing </w:t>
      </w:r>
      <w:r w:rsidR="00930C62">
        <w:t xml:space="preserve">spinning, flashing </w:t>
      </w:r>
      <w:r>
        <w:t xml:space="preserve">slot machines?   Many people learn this lesson the hard way.  It’s only when their account values </w:t>
      </w:r>
      <w:proofErr w:type="gramStart"/>
      <w:r>
        <w:t>drops</w:t>
      </w:r>
      <w:proofErr w:type="gramEnd"/>
      <w:r>
        <w:t xml:space="preserve"> to </w:t>
      </w:r>
      <w:r w:rsidR="00930C62">
        <w:t>painfully</w:t>
      </w:r>
      <w:r>
        <w:t xml:space="preserve"> low </w:t>
      </w:r>
      <w:r w:rsidR="00930C62">
        <w:t>levels that</w:t>
      </w:r>
      <w:r>
        <w:t xml:space="preserve"> they wise up.  Then again some lose it all before this happens.</w:t>
      </w:r>
    </w:p>
    <w:p w14:paraId="2BE11A95" w14:textId="77777777" w:rsidR="00954AA0" w:rsidRDefault="00954AA0" w:rsidP="00954AA0">
      <w:pPr>
        <w:pStyle w:val="Normal1"/>
      </w:pPr>
    </w:p>
    <w:p w14:paraId="75C58D15" w14:textId="77777777" w:rsidR="00E46164" w:rsidRDefault="00954AA0" w:rsidP="00954AA0">
      <w:pPr>
        <w:pStyle w:val="Normal1"/>
      </w:pPr>
      <w:r>
        <w:t>All successful traders and market wizards cite the ability to be patient as one of the key ingredients of their success.  </w:t>
      </w:r>
      <w:r w:rsidR="00930C62">
        <w:t xml:space="preserve">Just take </w:t>
      </w:r>
      <w:r w:rsidR="00F246F9">
        <w:t>Warren Buffett</w:t>
      </w:r>
      <w:r w:rsidR="00930C62">
        <w:t>, who</w:t>
      </w:r>
      <w:r w:rsidR="00F246F9">
        <w:t xml:space="preserve"> is fond of comparing investing to the game of baseball. He likes to say you don't have just 3 strikes to get on base. You can wait for that fat pitch you </w:t>
      </w:r>
      <w:r w:rsidR="00930C62">
        <w:t xml:space="preserve">know you </w:t>
      </w:r>
      <w:r w:rsidR="00F246F9">
        <w:t>can hit. He also likes to say that you should treat investing like a punch card. For example, say you only have 10 punches or investment decisions. It’s rare that 3</w:t>
      </w:r>
      <w:r w:rsidR="00F246F9">
        <w:rPr>
          <w:vertAlign w:val="superscript"/>
        </w:rPr>
        <w:t>rd</w:t>
      </w:r>
      <w:r w:rsidR="00F246F9">
        <w:t>, 4th or 5th best idea is going to be as good as your 1st and 2</w:t>
      </w:r>
      <w:r w:rsidR="00F246F9" w:rsidRPr="00930C62">
        <w:rPr>
          <w:vertAlign w:val="superscript"/>
        </w:rPr>
        <w:t>nd</w:t>
      </w:r>
      <w:r w:rsidR="00930C62">
        <w:t xml:space="preserve"> best</w:t>
      </w:r>
      <w:r w:rsidR="00F246F9">
        <w:t xml:space="preserve"> idea. So be patient and wait for the opportunity</w:t>
      </w:r>
      <w:r w:rsidR="00E46164">
        <w:t xml:space="preserve">.  Unless there is a </w:t>
      </w:r>
      <w:r w:rsidR="00930C62">
        <w:t xml:space="preserve">looming </w:t>
      </w:r>
      <w:r w:rsidR="00E46164">
        <w:t xml:space="preserve">catalyst in a particular equity, a dividend forthcoming, </w:t>
      </w:r>
      <w:r w:rsidR="00930C62">
        <w:t xml:space="preserve">a </w:t>
      </w:r>
      <w:r w:rsidR="00E46164">
        <w:t xml:space="preserve">news headline, </w:t>
      </w:r>
      <w:r w:rsidR="00930C62">
        <w:t xml:space="preserve">or a </w:t>
      </w:r>
      <w:r w:rsidR="00E46164">
        <w:t xml:space="preserve">general bull market, it doesn’t hurt the average investor to stay on the sidelines </w:t>
      </w:r>
      <w:r w:rsidR="006A4B6C">
        <w:t>when</w:t>
      </w:r>
      <w:r w:rsidR="00E46164">
        <w:t xml:space="preserve"> they are worried or uncertain about a position.</w:t>
      </w:r>
    </w:p>
    <w:p w14:paraId="36C25F5B" w14:textId="77777777" w:rsidR="00954AA0" w:rsidRDefault="00954AA0" w:rsidP="00954AA0">
      <w:pPr>
        <w:pStyle w:val="Normal1"/>
      </w:pPr>
    </w:p>
    <w:p w14:paraId="59D1024B" w14:textId="77777777" w:rsidR="00954AA0" w:rsidRDefault="00954AA0" w:rsidP="00954AA0">
      <w:pPr>
        <w:pStyle w:val="Normal1"/>
      </w:pPr>
      <w:r>
        <w:t xml:space="preserve">Waiting for the opportunity doesn’t apply to just buying.  It’s even harder for many people to determine </w:t>
      </w:r>
      <w:r w:rsidR="006A4B6C">
        <w:t>a proper selling point</w:t>
      </w:r>
      <w:r>
        <w:t xml:space="preserve">.   I know it is for me.   My most </w:t>
      </w:r>
      <w:r w:rsidR="006A4B6C">
        <w:t>reoccurring</w:t>
      </w:r>
      <w:r>
        <w:t xml:space="preserve"> self-criticism usually revolves around my decision to sell</w:t>
      </w:r>
      <w:r w:rsidR="006A4B6C">
        <w:t>,</w:t>
      </w:r>
      <w:r>
        <w:t xml:space="preserve"> not to buy.  I read where one </w:t>
      </w:r>
      <w:r w:rsidR="006A4B6C">
        <w:t>incredibly</w:t>
      </w:r>
      <w:r>
        <w:t xml:space="preserve"> successful commodities trader put a position on that was working splendidly for him.  </w:t>
      </w:r>
      <w:r w:rsidR="006A4B6C">
        <w:t xml:space="preserve">Making profit hand over </w:t>
      </w:r>
      <w:proofErr w:type="gramStart"/>
      <w:r w:rsidR="006A4B6C">
        <w:t>fist</w:t>
      </w:r>
      <w:proofErr w:type="gramEnd"/>
      <w:r w:rsidR="006A4B6C">
        <w:t>, h</w:t>
      </w:r>
      <w:r>
        <w:t xml:space="preserve">e continued to leverage the trade into gigantic </w:t>
      </w:r>
      <w:r w:rsidR="006A4B6C">
        <w:t>gains</w:t>
      </w:r>
      <w:r>
        <w:t>.  Unable to resist taking profits, the trader left the country and traveled somewhere where he knew he would not be able to get quotes or news on the trade</w:t>
      </w:r>
      <w:r w:rsidR="006A4B6C">
        <w:t>, much less exit it.  Some</w:t>
      </w:r>
      <w:r>
        <w:t>times waitin</w:t>
      </w:r>
      <w:r w:rsidR="006A4B6C">
        <w:t>g is the hardest thing to do.  And s</w:t>
      </w:r>
      <w:r>
        <w:t>ometimes doing nothing is the smartest thing to do.</w:t>
      </w:r>
    </w:p>
    <w:p w14:paraId="4251E817" w14:textId="77777777" w:rsidR="00954AA0" w:rsidRDefault="00954AA0" w:rsidP="00954AA0">
      <w:pPr>
        <w:pStyle w:val="Normal1"/>
      </w:pPr>
    </w:p>
    <w:p w14:paraId="5B4182F6" w14:textId="77777777" w:rsidR="00954AA0" w:rsidRDefault="00954AA0" w:rsidP="00954AA0">
      <w:pPr>
        <w:pStyle w:val="Normal1"/>
      </w:pPr>
      <w:r>
        <w:t xml:space="preserve">When I feel my compulsive desire to trade coming on, I’ll drop everything and hastily drive to the ski slope to get a few </w:t>
      </w:r>
      <w:proofErr w:type="gramStart"/>
      <w:r>
        <w:t>market</w:t>
      </w:r>
      <w:proofErr w:type="gramEnd"/>
      <w:r>
        <w:t xml:space="preserve"> distracting turns in.  Now that ski season is </w:t>
      </w:r>
      <w:proofErr w:type="gramStart"/>
      <w:r>
        <w:t>coming to a close</w:t>
      </w:r>
      <w:proofErr w:type="gramEnd"/>
      <w:r>
        <w:t>, I’m really worried about what I’ll do to compensate for my trading proclivity.</w:t>
      </w:r>
    </w:p>
    <w:p w14:paraId="7B49F194" w14:textId="77777777" w:rsidR="00954AA0" w:rsidRDefault="00954AA0" w:rsidP="00954AA0">
      <w:pPr>
        <w:pStyle w:val="Normal1"/>
      </w:pPr>
      <w:r>
        <w:lastRenderedPageBreak/>
        <w:t xml:space="preserve">Don’t mistake patience though for paralysis.  I </w:t>
      </w:r>
      <w:r w:rsidR="006A4B6C">
        <w:t xml:space="preserve">would </w:t>
      </w:r>
      <w:r>
        <w:t xml:space="preserve">much rather </w:t>
      </w:r>
      <w:proofErr w:type="gramStart"/>
      <w:r>
        <w:t>would have</w:t>
      </w:r>
      <w:proofErr w:type="gramEnd"/>
      <w:r>
        <w:t xml:space="preserve"> a case of itchy fingers than a lack of conviction. </w:t>
      </w:r>
    </w:p>
    <w:p w14:paraId="5EC5AF47" w14:textId="77777777" w:rsidR="00F246F9" w:rsidRDefault="00F246F9" w:rsidP="00F246F9">
      <w:pPr>
        <w:pStyle w:val="Normal1"/>
      </w:pPr>
    </w:p>
    <w:p w14:paraId="60E22203" w14:textId="77777777" w:rsidR="00860111" w:rsidRDefault="00F246F9" w:rsidP="00A07212">
      <w:pPr>
        <w:pStyle w:val="Heading2"/>
      </w:pPr>
      <w:bookmarkStart w:id="98" w:name="_Toc196105781"/>
      <w:r w:rsidRPr="00E46164">
        <w:t xml:space="preserve">Trade on your own </w:t>
      </w:r>
      <w:r w:rsidR="00A61049" w:rsidRPr="00E46164">
        <w:t>ideas</w:t>
      </w:r>
      <w:r>
        <w:t>.</w:t>
      </w:r>
      <w:bookmarkEnd w:id="98"/>
    </w:p>
    <w:p w14:paraId="5E3FCA85" w14:textId="77777777" w:rsidR="007756BD" w:rsidRDefault="007756BD" w:rsidP="007756BD">
      <w:pPr>
        <w:rPr>
          <w:rFonts w:eastAsiaTheme="majorEastAsia" w:cstheme="majorBidi"/>
          <w:bCs/>
          <w:color w:val="4F81BD" w:themeColor="accent1"/>
          <w:sz w:val="32"/>
          <w:szCs w:val="26"/>
        </w:rPr>
      </w:pPr>
    </w:p>
    <w:p w14:paraId="50492CB4" w14:textId="77777777" w:rsidR="00F246F9" w:rsidRDefault="00F246F9" w:rsidP="00F246F9">
      <w:pPr>
        <w:pStyle w:val="Normal1"/>
      </w:pPr>
      <w:r>
        <w:t>I talked about the various styles of investing.  There are many different ones</w:t>
      </w:r>
      <w:r w:rsidR="00A07212">
        <w:t>,</w:t>
      </w:r>
      <w:r>
        <w:t xml:space="preserve"> but not every style is suitable for everyone. You</w:t>
      </w:r>
      <w:r w:rsidR="00A07212">
        <w:t xml:space="preserve"> ultimately</w:t>
      </w:r>
      <w:r>
        <w:t xml:space="preserve"> </w:t>
      </w:r>
      <w:proofErr w:type="gramStart"/>
      <w:r>
        <w:t>have to</w:t>
      </w:r>
      <w:proofErr w:type="gramEnd"/>
      <w:r>
        <w:t xml:space="preserve"> trade and develop your own ideas. Successful investing requires conviction. Even the best ideas rarely work immediately. You will have your conviction tested and if you are not a believer, you will get shaken out. </w:t>
      </w:r>
      <w:r w:rsidR="009E592C">
        <w:t>Fear will overpower logic, and you will t</w:t>
      </w:r>
      <w:r>
        <w:t>ake a loss needlessly. And naturally</w:t>
      </w:r>
      <w:r w:rsidR="009E592C">
        <w:t>,</w:t>
      </w:r>
      <w:r>
        <w:t xml:space="preserve"> investing </w:t>
      </w:r>
      <w:proofErr w:type="gramStart"/>
      <w:r>
        <w:t>on</w:t>
      </w:r>
      <w:proofErr w:type="gramEnd"/>
      <w:r>
        <w:t xml:space="preserve"> your own style means avoiding hot tips and rumors.   </w:t>
      </w:r>
      <w:r w:rsidR="009E592C">
        <w:t>It’s rare that these situations ever work out</w:t>
      </w:r>
      <w:r>
        <w:t>.</w:t>
      </w:r>
    </w:p>
    <w:p w14:paraId="2244CDCF" w14:textId="77777777" w:rsidR="00F246F9" w:rsidRDefault="00F246F9" w:rsidP="00F246F9">
      <w:pPr>
        <w:pStyle w:val="Normal1"/>
      </w:pPr>
    </w:p>
    <w:p w14:paraId="44983E90" w14:textId="77777777" w:rsidR="00E46164" w:rsidRDefault="00F246F9" w:rsidP="00E46164">
      <w:pPr>
        <w:pStyle w:val="Heading2"/>
      </w:pPr>
      <w:bookmarkStart w:id="99" w:name="_Toc196105782"/>
      <w:r w:rsidRPr="00E46164">
        <w:t>Review and learn from your mistakes.</w:t>
      </w:r>
      <w:bookmarkEnd w:id="99"/>
      <w:r>
        <w:t xml:space="preserve"> </w:t>
      </w:r>
    </w:p>
    <w:p w14:paraId="1FA4F547" w14:textId="77777777" w:rsidR="009E592C" w:rsidRPr="009E592C" w:rsidRDefault="009E592C" w:rsidP="009E592C"/>
    <w:p w14:paraId="16626BE7" w14:textId="77777777" w:rsidR="00403DE9" w:rsidRDefault="00F246F9" w:rsidP="00403DE9">
      <w:pPr>
        <w:pStyle w:val="Normal1"/>
      </w:pPr>
      <w:r>
        <w:t xml:space="preserve">Another thing many people fail to do </w:t>
      </w:r>
      <w:r w:rsidR="009E592C">
        <w:t xml:space="preserve">on a regular basis is </w:t>
      </w:r>
      <w:r>
        <w:t xml:space="preserve">review their returns. You </w:t>
      </w:r>
      <w:r w:rsidR="009E592C">
        <w:t xml:space="preserve">would </w:t>
      </w:r>
      <w:r>
        <w:t xml:space="preserve">review your child's report </w:t>
      </w:r>
      <w:proofErr w:type="gramStart"/>
      <w:r>
        <w:t>card</w:t>
      </w:r>
      <w:proofErr w:type="gramEnd"/>
      <w:r>
        <w:t xml:space="preserve"> </w:t>
      </w:r>
      <w:r w:rsidR="009E592C">
        <w:t>wouldn’t</w:t>
      </w:r>
      <w:r>
        <w:t xml:space="preserve"> you? If you don’t learn from your mistakes</w:t>
      </w:r>
      <w:r w:rsidR="009E592C">
        <w:t>,</w:t>
      </w:r>
      <w:r>
        <w:t xml:space="preserve"> how are you </w:t>
      </w:r>
      <w:r w:rsidR="009E592C">
        <w:t xml:space="preserve">ever </w:t>
      </w:r>
      <w:r>
        <w:t xml:space="preserve">going to improve? </w:t>
      </w:r>
      <w:r w:rsidR="00403DE9" w:rsidRPr="00403DE9">
        <w:rPr>
          <w:i/>
        </w:rPr>
        <w:t>Look at the percentages</w:t>
      </w:r>
      <w:r w:rsidR="009E592C">
        <w:rPr>
          <w:i/>
        </w:rPr>
        <w:t>,</w:t>
      </w:r>
      <w:r w:rsidR="00403DE9" w:rsidRPr="00403DE9">
        <w:rPr>
          <w:i/>
        </w:rPr>
        <w:t xml:space="preserve"> not dollars</w:t>
      </w:r>
      <w:r w:rsidR="00403DE9">
        <w:t>.  All too often the big dollar movers steal the headlines. A stock trading at $5 that moves up a dollar has moved 20%. A $500 per share stock that moves up five dollars has only moved 1%.  What would you rather have? A 20% gain or a 1% gain?</w:t>
      </w:r>
    </w:p>
    <w:p w14:paraId="58D23EDB" w14:textId="77777777" w:rsidR="00F246F9" w:rsidRDefault="00F246F9" w:rsidP="00F246F9">
      <w:pPr>
        <w:pStyle w:val="Normal1"/>
      </w:pPr>
    </w:p>
    <w:p w14:paraId="14C22B68" w14:textId="77777777" w:rsidR="00F246F9" w:rsidRDefault="00F246F9" w:rsidP="00F246F9">
      <w:pPr>
        <w:pStyle w:val="Normal1"/>
      </w:pPr>
    </w:p>
    <w:p w14:paraId="7807F212" w14:textId="77777777" w:rsidR="00A61049" w:rsidRDefault="00A61049" w:rsidP="00F246F9">
      <w:pPr>
        <w:pStyle w:val="Normal1"/>
        <w:rPr>
          <w:rFonts w:asciiTheme="minorHAnsi" w:eastAsiaTheme="minorEastAsia" w:hAnsiTheme="minorHAnsi" w:cstheme="minorBidi"/>
          <w:noProof/>
          <w:color w:val="auto"/>
          <w:szCs w:val="24"/>
        </w:rPr>
      </w:pPr>
      <w:r>
        <w:rPr>
          <w:noProof/>
        </w:rPr>
        <w:drawing>
          <wp:inline distT="0" distB="0" distL="0" distR="0" wp14:anchorId="4E897D6C" wp14:editId="0B9D6737">
            <wp:extent cx="2698421" cy="2641600"/>
            <wp:effectExtent l="0" t="0" r="0" b="0"/>
            <wp:docPr id="21" name="Picture 1" descr="% gaine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 gainers.PNG"/>
                    <pic:cNvPicPr>
                      <a:picLocks noChangeAspect="1"/>
                    </pic:cNvPicPr>
                  </pic:nvPicPr>
                  <pic:blipFill>
                    <a:blip r:embed="rId83">
                      <a:extLst>
                        <a:ext uri="{28A0092B-C50C-407E-A947-70E740481C1C}">
                          <a14:useLocalDpi xmlns:a14="http://schemas.microsoft.com/office/drawing/2010/main" val="0"/>
                        </a:ext>
                      </a:extLst>
                    </a:blip>
                    <a:stretch>
                      <a:fillRect/>
                    </a:stretch>
                  </pic:blipFill>
                  <pic:spPr>
                    <a:xfrm>
                      <a:off x="0" y="0"/>
                      <a:ext cx="2698954" cy="2642122"/>
                    </a:xfrm>
                    <a:prstGeom prst="rect">
                      <a:avLst/>
                    </a:prstGeom>
                  </pic:spPr>
                </pic:pic>
              </a:graphicData>
            </a:graphic>
          </wp:inline>
        </w:drawing>
      </w:r>
      <w:r w:rsidRPr="00A61049">
        <w:rPr>
          <w:rFonts w:asciiTheme="minorHAnsi" w:eastAsiaTheme="minorEastAsia" w:hAnsiTheme="minorHAnsi" w:cstheme="minorBidi"/>
          <w:noProof/>
          <w:color w:val="auto"/>
          <w:szCs w:val="24"/>
        </w:rPr>
        <w:t xml:space="preserve"> </w:t>
      </w:r>
      <w:r w:rsidRPr="00A61049">
        <w:rPr>
          <w:b/>
          <w:noProof/>
        </w:rPr>
        <w:drawing>
          <wp:inline distT="0" distB="0" distL="0" distR="0" wp14:anchorId="308D5E55" wp14:editId="3A68A2F1">
            <wp:extent cx="2712720" cy="2617475"/>
            <wp:effectExtent l="0" t="0" r="5080" b="0"/>
            <wp:docPr id="22" name="Picture 8" descr="dollar gaine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dollar gainers.PNG"/>
                    <pic:cNvPicPr>
                      <a:picLocks noChangeAspect="1"/>
                    </pic:cNvPicPr>
                  </pic:nvPicPr>
                  <pic:blipFill>
                    <a:blip r:embed="rId84">
                      <a:extLst>
                        <a:ext uri="{28A0092B-C50C-407E-A947-70E740481C1C}">
                          <a14:useLocalDpi xmlns:a14="http://schemas.microsoft.com/office/drawing/2010/main" val="0"/>
                        </a:ext>
                      </a:extLst>
                    </a:blip>
                    <a:stretch>
                      <a:fillRect/>
                    </a:stretch>
                  </pic:blipFill>
                  <pic:spPr>
                    <a:xfrm>
                      <a:off x="0" y="0"/>
                      <a:ext cx="2712948" cy="2617695"/>
                    </a:xfrm>
                    <a:prstGeom prst="rect">
                      <a:avLst/>
                    </a:prstGeom>
                  </pic:spPr>
                </pic:pic>
              </a:graphicData>
            </a:graphic>
          </wp:inline>
        </w:drawing>
      </w:r>
    </w:p>
    <w:p w14:paraId="63DE8CB4" w14:textId="77777777" w:rsidR="00954AA0" w:rsidRDefault="00954AA0" w:rsidP="00581F53"/>
    <w:p w14:paraId="6BC8D272" w14:textId="77777777" w:rsidR="00A61049" w:rsidRDefault="00A61049" w:rsidP="00CB0E79">
      <w:pPr>
        <w:pStyle w:val="Heading2"/>
      </w:pPr>
      <w:bookmarkStart w:id="100" w:name="_Toc196105783"/>
      <w:r>
        <w:lastRenderedPageBreak/>
        <w:t xml:space="preserve">You </w:t>
      </w:r>
      <w:proofErr w:type="gramStart"/>
      <w:r>
        <w:t>have to</w:t>
      </w:r>
      <w:proofErr w:type="gramEnd"/>
      <w:r>
        <w:t xml:space="preserve"> be able to sleep at night.</w:t>
      </w:r>
      <w:bookmarkEnd w:id="100"/>
    </w:p>
    <w:p w14:paraId="123E3F53" w14:textId="77777777" w:rsidR="00954AA0" w:rsidRPr="00954AA0" w:rsidRDefault="00954AA0" w:rsidP="00954AA0"/>
    <w:p w14:paraId="791019CE" w14:textId="77777777" w:rsidR="00954AA0" w:rsidRDefault="00954AA0" w:rsidP="00954AA0">
      <w:pPr>
        <w:pStyle w:val="Normal1"/>
      </w:pPr>
      <w:r>
        <w:t>Being unable to sleep at night</w:t>
      </w:r>
      <w:r w:rsidR="00224B95">
        <w:t xml:space="preserve"> </w:t>
      </w:r>
      <w:r w:rsidR="009E592C">
        <w:t>is no condition for any investor</w:t>
      </w:r>
      <w:r>
        <w:t xml:space="preserve">. Irritability and irrational behavior are all unfortunate consequences of </w:t>
      </w:r>
      <w:r w:rsidR="009E592C">
        <w:t xml:space="preserve">an </w:t>
      </w:r>
      <w:r>
        <w:t xml:space="preserve">over-concentration of risk. A lot of people will tell you that diversification is the key to success in the market. I disagree. </w:t>
      </w:r>
      <w:r>
        <w:rPr>
          <w:i/>
        </w:rPr>
        <w:t xml:space="preserve">Diversification is key to tolerating </w:t>
      </w:r>
      <w:proofErr w:type="gramStart"/>
      <w:r>
        <w:rPr>
          <w:i/>
        </w:rPr>
        <w:t>the pain</w:t>
      </w:r>
      <w:proofErr w:type="gramEnd"/>
      <w:r>
        <w:rPr>
          <w:i/>
        </w:rPr>
        <w:t>.</w:t>
      </w:r>
      <w:r>
        <w:t xml:space="preserve"> And tolerating the pain is key to emotional indifference and that is the KEY to winning market behavior.</w:t>
      </w:r>
    </w:p>
    <w:p w14:paraId="79BAFF0D" w14:textId="77777777" w:rsidR="00954AA0" w:rsidRPr="00954AA0" w:rsidRDefault="00954AA0" w:rsidP="00954AA0"/>
    <w:p w14:paraId="15D78272" w14:textId="77777777" w:rsidR="00A61049" w:rsidRDefault="00954AA0" w:rsidP="00F246F9">
      <w:pPr>
        <w:pStyle w:val="Normal1"/>
        <w:rPr>
          <w:b/>
        </w:rPr>
      </w:pPr>
      <w:r w:rsidRPr="00E70EC7">
        <w:rPr>
          <w:noProof/>
        </w:rPr>
        <w:drawing>
          <wp:inline distT="0" distB="0" distL="0" distR="0" wp14:anchorId="5B3FDD01" wp14:editId="3C0E46F4">
            <wp:extent cx="4686300" cy="5143500"/>
            <wp:effectExtent l="0" t="0" r="12700" b="1270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4686300" cy="5143500"/>
                    </a:xfrm>
                    <a:prstGeom prst="rect">
                      <a:avLst/>
                    </a:prstGeom>
                    <a:noFill/>
                    <a:ln>
                      <a:noFill/>
                    </a:ln>
                  </pic:spPr>
                </pic:pic>
              </a:graphicData>
            </a:graphic>
          </wp:inline>
        </w:drawing>
      </w:r>
    </w:p>
    <w:p w14:paraId="07B41879" w14:textId="77777777" w:rsidR="00A61049" w:rsidRDefault="00A61049" w:rsidP="00F246F9">
      <w:pPr>
        <w:pStyle w:val="Normal1"/>
        <w:rPr>
          <w:b/>
        </w:rPr>
      </w:pPr>
      <w:r w:rsidRPr="00A61049">
        <w:rPr>
          <w:b/>
          <w:noProof/>
        </w:rPr>
        <w:lastRenderedPageBreak/>
        <w:drawing>
          <wp:inline distT="0" distB="0" distL="0" distR="0" wp14:anchorId="0AC4E572" wp14:editId="3EA301FC">
            <wp:extent cx="5486400" cy="3594735"/>
            <wp:effectExtent l="0" t="0" r="0" b="12065"/>
            <wp:docPr id="78" name="Picture 4" descr="Screen Shot 2012-02-09 at 11.14.33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Screen Shot 2012-02-09 at 11.14.33 PM.png"/>
                    <pic:cNvPicPr>
                      <a:picLocks noChangeAspect="1"/>
                    </pic:cNvPicPr>
                  </pic:nvPicPr>
                  <pic:blipFill>
                    <a:blip r:embed="rId86">
                      <a:extLst>
                        <a:ext uri="{28A0092B-C50C-407E-A947-70E740481C1C}">
                          <a14:useLocalDpi xmlns:a14="http://schemas.microsoft.com/office/drawing/2010/main" val="0"/>
                        </a:ext>
                      </a:extLst>
                    </a:blip>
                    <a:stretch>
                      <a:fillRect/>
                    </a:stretch>
                  </pic:blipFill>
                  <pic:spPr>
                    <a:xfrm>
                      <a:off x="0" y="0"/>
                      <a:ext cx="5486400" cy="3594735"/>
                    </a:xfrm>
                    <a:prstGeom prst="rect">
                      <a:avLst/>
                    </a:prstGeom>
                  </pic:spPr>
                </pic:pic>
              </a:graphicData>
            </a:graphic>
          </wp:inline>
        </w:drawing>
      </w:r>
    </w:p>
    <w:p w14:paraId="231B9142" w14:textId="77777777" w:rsidR="006821E0" w:rsidRDefault="006821E0" w:rsidP="00F246F9">
      <w:pPr>
        <w:pStyle w:val="Normal1"/>
        <w:rPr>
          <w:b/>
        </w:rPr>
      </w:pPr>
    </w:p>
    <w:p w14:paraId="73A04666" w14:textId="77777777" w:rsidR="00A61049" w:rsidRPr="009E592C" w:rsidRDefault="00F63A64" w:rsidP="00F63A64">
      <w:pPr>
        <w:pStyle w:val="Normal1"/>
        <w:jc w:val="center"/>
        <w:rPr>
          <w:i/>
        </w:rPr>
      </w:pPr>
      <w:proofErr w:type="spellStart"/>
      <w:r>
        <w:rPr>
          <w:i/>
        </w:rPr>
        <w:t>StatPro</w:t>
      </w:r>
      <w:proofErr w:type="spellEnd"/>
      <w:r>
        <w:rPr>
          <w:i/>
        </w:rPr>
        <w:t xml:space="preserve"> provides complex risk analysis.  This is a screenshot of theoretical portfolio results after major events.  </w:t>
      </w:r>
    </w:p>
    <w:p w14:paraId="66B9A473" w14:textId="77777777" w:rsidR="00A61049" w:rsidRDefault="00A61049" w:rsidP="00F246F9">
      <w:pPr>
        <w:pStyle w:val="Normal1"/>
        <w:rPr>
          <w:b/>
        </w:rPr>
      </w:pPr>
    </w:p>
    <w:p w14:paraId="7AE6B11B" w14:textId="77777777" w:rsidR="00A61049" w:rsidRDefault="00A61049" w:rsidP="00F246F9">
      <w:pPr>
        <w:pStyle w:val="Normal1"/>
        <w:rPr>
          <w:b/>
        </w:rPr>
      </w:pPr>
    </w:p>
    <w:p w14:paraId="7F255722" w14:textId="77777777" w:rsidR="00A61049" w:rsidRDefault="00403DE9" w:rsidP="00A61049">
      <w:pPr>
        <w:pStyle w:val="Normal1"/>
      </w:pPr>
      <w:proofErr w:type="spellStart"/>
      <w:r>
        <w:t>VaR</w:t>
      </w:r>
      <w:proofErr w:type="spellEnd"/>
      <w:r>
        <w:t xml:space="preserve"> is a</w:t>
      </w:r>
      <w:r w:rsidR="00A61049" w:rsidRPr="00A61049">
        <w:t xml:space="preserve"> technique used to </w:t>
      </w:r>
      <w:r w:rsidR="006821E0">
        <w:t xml:space="preserve">simulate </w:t>
      </w:r>
      <w:r w:rsidR="00A61049" w:rsidRPr="00A61049">
        <w:t>probability of</w:t>
      </w:r>
      <w:r w:rsidR="006821E0" w:rsidRPr="006821E0">
        <w:t xml:space="preserve"> </w:t>
      </w:r>
      <w:r w:rsidR="006821E0" w:rsidRPr="00A61049">
        <w:t>estimate</w:t>
      </w:r>
      <w:r w:rsidR="006821E0">
        <w:t>d</w:t>
      </w:r>
      <w:r w:rsidR="00A61049" w:rsidRPr="00A61049">
        <w:t xml:space="preserve"> portfolio losses based on the statistical analysis of historic</w:t>
      </w:r>
      <w:r w:rsidR="009E592C">
        <w:t>al price trends and volatility</w:t>
      </w:r>
      <w:r w:rsidR="00A61049" w:rsidRPr="00A61049">
        <w:t>.</w:t>
      </w:r>
      <w:r w:rsidR="00A61049">
        <w:t xml:space="preserve">  If there was another 9-11 event, are you prepared to handle that kind of paper loss?  Mental preparation is essential to avoid real world irrational behavior.  </w:t>
      </w:r>
    </w:p>
    <w:p w14:paraId="568CBD25" w14:textId="77777777" w:rsidR="00E56AAD" w:rsidRPr="00A61049" w:rsidRDefault="00E56AAD" w:rsidP="00A61049">
      <w:pPr>
        <w:pStyle w:val="Normal1"/>
      </w:pPr>
    </w:p>
    <w:p w14:paraId="70410FC7" w14:textId="77777777" w:rsidR="00E56AAD" w:rsidRDefault="00E56AAD" w:rsidP="00E56AAD">
      <w:pPr>
        <w:pStyle w:val="Normal1"/>
      </w:pPr>
      <w:r>
        <w:t xml:space="preserve">Part of that preparation is </w:t>
      </w:r>
      <w:r w:rsidR="00CE32D2">
        <w:t xml:space="preserve">in </w:t>
      </w:r>
      <w:r>
        <w:t>knowing the beta of your portfolio.  Beta is a measure of the volatility of your investment</w:t>
      </w:r>
      <w:r w:rsidR="00CE32D2">
        <w:t>s</w:t>
      </w:r>
      <w:r>
        <w:t>. The beta of your portfolio is just an equal weighted summation of the beta of the individual stocks</w:t>
      </w:r>
      <w:r w:rsidR="004B2B8E">
        <w:t xml:space="preserve"> within</w:t>
      </w:r>
      <w:r>
        <w:t>.  The beta of the market is 1</w:t>
      </w:r>
      <w:r w:rsidR="004B2B8E">
        <w:t>,</w:t>
      </w:r>
      <w:r>
        <w:t xml:space="preserve"> so if you own a security that has a beta of 1 it's likely to go up and down </w:t>
      </w:r>
      <w:r w:rsidR="004B2B8E">
        <w:t>in kind with the whol</w:t>
      </w:r>
      <w:r>
        <w:t>e</w:t>
      </w:r>
      <w:r w:rsidR="004B2B8E">
        <w:t xml:space="preserve"> market</w:t>
      </w:r>
      <w:r>
        <w:t xml:space="preserve">. If you own a security with a beta of less than </w:t>
      </w:r>
      <w:proofErr w:type="gramStart"/>
      <w:r>
        <w:t>one</w:t>
      </w:r>
      <w:proofErr w:type="gramEnd"/>
      <w:r w:rsidR="00CE32D2">
        <w:t xml:space="preserve"> then</w:t>
      </w:r>
      <w:r>
        <w:t xml:space="preserve"> it's going to be less volatile than the stock market.  Cash has a beta of zero</w:t>
      </w:r>
      <w:r w:rsidR="004B2B8E">
        <w:t xml:space="preserve"> since c</w:t>
      </w:r>
      <w:r>
        <w:t xml:space="preserve">ash is not impacted by moves in the stock market.   A negative beta would be something that's inversely correlated with markets.  If the market goes up something with a negative beta will go down and </w:t>
      </w:r>
      <w:proofErr w:type="spellStart"/>
      <w:r>
        <w:t>visa</w:t>
      </w:r>
      <w:proofErr w:type="spellEnd"/>
      <w:r>
        <w:t xml:space="preserve"> versa.</w:t>
      </w:r>
    </w:p>
    <w:p w14:paraId="0B072F3F" w14:textId="77777777" w:rsidR="00E56AAD" w:rsidRDefault="00E56AAD" w:rsidP="00E56AAD">
      <w:pPr>
        <w:pStyle w:val="Normal1"/>
      </w:pPr>
    </w:p>
    <w:p w14:paraId="2DAC315F" w14:textId="77777777" w:rsidR="00E56AAD" w:rsidRDefault="00E56AAD" w:rsidP="00E56AAD">
      <w:pPr>
        <w:pStyle w:val="Normal1"/>
      </w:pPr>
      <w:r w:rsidRPr="00A61049">
        <w:lastRenderedPageBreak/>
        <w:t>A simple and quick way to find out if you are an aggressive or a conservative investor is to find the weighted average of all stock betas in your portfolio.</w:t>
      </w:r>
      <w:r>
        <w:t xml:space="preserve"> </w:t>
      </w:r>
      <w:r w:rsidR="004B2B8E">
        <w:t>I</w:t>
      </w:r>
      <w:r>
        <w:t xml:space="preserve">t’s a lot easier to do than it sounds. </w:t>
      </w:r>
      <w:r w:rsidR="00F63A64">
        <w:t>Use</w:t>
      </w:r>
      <w:r>
        <w:t xml:space="preserve"> a spreadsheet like Excel and look up </w:t>
      </w:r>
      <w:r w:rsidR="004B2B8E">
        <w:t xml:space="preserve">the </w:t>
      </w:r>
      <w:r>
        <w:t>betas of your individual stocks.   You can find this information very easily on Yahoo Finance, MSN.com, and other popular financial sites. Define the allocation of each stock in relation to your overall portfolio.  For example</w:t>
      </w:r>
      <w:r w:rsidR="004B2B8E">
        <w:t>,</w:t>
      </w:r>
      <w:r>
        <w:t xml:space="preserve"> if your overall portfolio value is $10,000 and $5000 of that comes from Apple then 50% percent would be the allocation for Apple. The beta for Apple is 1.29 so multiply .50 times 1.29 to find the weighted beta of .645.  Do the same thing for all the remaining positions in the portfolio and then add them up.  You’ll have your portfolio beta</w:t>
      </w:r>
      <w:r w:rsidR="00CB0E79">
        <w:t xml:space="preserve"> in four easy steps.</w:t>
      </w:r>
    </w:p>
    <w:p w14:paraId="41EEC6CE" w14:textId="77777777" w:rsidR="00E56AAD" w:rsidRDefault="00E56AAD" w:rsidP="00E56AAD">
      <w:pPr>
        <w:pStyle w:val="Normal1"/>
      </w:pPr>
    </w:p>
    <w:p w14:paraId="004D96A5" w14:textId="77777777" w:rsidR="00E56AAD" w:rsidRPr="00A61049" w:rsidRDefault="00E56AAD" w:rsidP="00E56AAD">
      <w:pPr>
        <w:pStyle w:val="Normal1"/>
      </w:pPr>
    </w:p>
    <w:p w14:paraId="3B98E832" w14:textId="77777777" w:rsidR="00E56AAD" w:rsidRPr="00A61049" w:rsidRDefault="00E56AAD" w:rsidP="00E56AAD">
      <w:pPr>
        <w:pStyle w:val="Normal1"/>
      </w:pPr>
      <w:r w:rsidRPr="00A61049">
        <w:rPr>
          <w:bCs/>
        </w:rPr>
        <w:t>STEP 1:</w:t>
      </w:r>
      <w:r w:rsidRPr="00A61049">
        <w:t xml:space="preserve"> Look up the beta of your individual stocks.  It’s easily found on Yahoo finance or other popular stock market quotation sites</w:t>
      </w:r>
    </w:p>
    <w:p w14:paraId="74109F1A" w14:textId="77777777" w:rsidR="00E56AAD" w:rsidRPr="00A61049" w:rsidRDefault="00E56AAD" w:rsidP="00E56AAD">
      <w:pPr>
        <w:pStyle w:val="Normal1"/>
      </w:pPr>
      <w:r w:rsidRPr="00A61049">
        <w:rPr>
          <w:bCs/>
        </w:rPr>
        <w:t>STEP2:</w:t>
      </w:r>
      <w:r w:rsidRPr="00A61049">
        <w:t xml:space="preserve"> Find the allocation of each stock in relation to your overall portfolio. For </w:t>
      </w:r>
      <w:proofErr w:type="gramStart"/>
      <w:r w:rsidRPr="00A61049">
        <w:t>example</w:t>
      </w:r>
      <w:proofErr w:type="gramEnd"/>
      <w:r w:rsidRPr="00A61049">
        <w:t xml:space="preserve"> if your overall portfolio value is $10,000 out of which $5,000 comes from Apple stocks, that’s a 50% allocation for AAPL</w:t>
      </w:r>
    </w:p>
    <w:p w14:paraId="3CB4A7F9" w14:textId="77777777" w:rsidR="00E56AAD" w:rsidRPr="00A61049" w:rsidRDefault="00E56AAD" w:rsidP="00E56AAD">
      <w:pPr>
        <w:pStyle w:val="Normal1"/>
      </w:pPr>
      <w:r w:rsidRPr="00A61049">
        <w:rPr>
          <w:bCs/>
        </w:rPr>
        <w:t xml:space="preserve">STEP 3: </w:t>
      </w:r>
      <w:r w:rsidRPr="00A61049">
        <w:t xml:space="preserve">Multiply the individual stock beta with the allocation percentage. For </w:t>
      </w:r>
      <w:proofErr w:type="gramStart"/>
      <w:r w:rsidRPr="00A61049">
        <w:t>example</w:t>
      </w:r>
      <w:proofErr w:type="gramEnd"/>
      <w:r w:rsidRPr="00A61049">
        <w:t xml:space="preserve"> the beta for AAPL is 1.38.  1.38 X 50% = 0.69</w:t>
      </w:r>
    </w:p>
    <w:p w14:paraId="799CDB4A" w14:textId="77777777" w:rsidR="00E56AAD" w:rsidRDefault="00E56AAD" w:rsidP="00E56AAD">
      <w:pPr>
        <w:pStyle w:val="Normal1"/>
      </w:pPr>
      <w:r w:rsidRPr="00A61049">
        <w:rPr>
          <w:bCs/>
        </w:rPr>
        <w:t>STEP 4:</w:t>
      </w:r>
      <w:r w:rsidRPr="00A61049">
        <w:t xml:space="preserve"> Add up all the weighted betas to arrive at your portfolio’s beta</w:t>
      </w:r>
    </w:p>
    <w:p w14:paraId="11958BF0" w14:textId="77777777" w:rsidR="00E56AAD" w:rsidRDefault="00E56AAD" w:rsidP="00E56AAD">
      <w:pPr>
        <w:pStyle w:val="Normal1"/>
      </w:pPr>
      <w:r>
        <w:tab/>
      </w:r>
    </w:p>
    <w:p w14:paraId="312638F3" w14:textId="77777777" w:rsidR="00E56AAD" w:rsidRDefault="00E56AAD" w:rsidP="00E56AAD">
      <w:pPr>
        <w:pStyle w:val="Normal1"/>
      </w:pPr>
    </w:p>
    <w:p w14:paraId="2263960D" w14:textId="77777777" w:rsidR="00E56AAD" w:rsidRDefault="00E56AAD" w:rsidP="00E56AAD">
      <w:pPr>
        <w:pStyle w:val="Normal1"/>
      </w:pPr>
      <w:r>
        <w:tab/>
      </w:r>
      <w:r w:rsidR="006B43B6">
        <w:t xml:space="preserve">It’s certainly easy enough to come up with the beta of your portfolio, but finding your own mental beta takes more than a few quick calculations.  </w:t>
      </w:r>
      <w:r>
        <w:t xml:space="preserve">There's an emotional part of knowing </w:t>
      </w:r>
      <w:proofErr w:type="gramStart"/>
      <w:r>
        <w:t>one’s self</w:t>
      </w:r>
      <w:proofErr w:type="gramEnd"/>
      <w:r>
        <w:t xml:space="preserve"> that </w:t>
      </w:r>
      <w:r w:rsidR="006B43B6">
        <w:t xml:space="preserve">can’t be measured with traditional yardsticks like beta. </w:t>
      </w:r>
    </w:p>
    <w:p w14:paraId="6180270B" w14:textId="77777777" w:rsidR="00A61049" w:rsidRPr="00A61049" w:rsidRDefault="00A61049" w:rsidP="00F246F9">
      <w:pPr>
        <w:pStyle w:val="Normal1"/>
      </w:pPr>
    </w:p>
    <w:p w14:paraId="0C66C54A" w14:textId="77777777" w:rsidR="00A61049" w:rsidRDefault="00A61049" w:rsidP="00F246F9">
      <w:pPr>
        <w:pStyle w:val="Normal1"/>
        <w:rPr>
          <w:b/>
        </w:rPr>
      </w:pPr>
    </w:p>
    <w:p w14:paraId="5DAB57C3" w14:textId="77777777" w:rsidR="00E46164" w:rsidRDefault="00403DE9" w:rsidP="00E46164">
      <w:pPr>
        <w:pStyle w:val="Heading2"/>
      </w:pPr>
      <w:bookmarkStart w:id="101" w:name="_Toc196105784"/>
      <w:r w:rsidRPr="00E46164">
        <w:t>Don't risk too much on any one idea.</w:t>
      </w:r>
      <w:bookmarkEnd w:id="101"/>
      <w:r>
        <w:rPr>
          <w:b/>
        </w:rPr>
        <w:t xml:space="preserve">  </w:t>
      </w:r>
      <w:r>
        <w:t xml:space="preserve"> </w:t>
      </w:r>
    </w:p>
    <w:p w14:paraId="1152B04E" w14:textId="77777777" w:rsidR="00403DE9" w:rsidRDefault="00403DE9" w:rsidP="00403DE9">
      <w:pPr>
        <w:pStyle w:val="Normal1"/>
      </w:pPr>
      <w:r>
        <w:t xml:space="preserve">This is the one rule that everyone agrees on. You will be wrong often. You will make mistakes. </w:t>
      </w:r>
      <w:r w:rsidR="006B43B6">
        <w:t>Even t</w:t>
      </w:r>
      <w:r>
        <w:t xml:space="preserve">he best </w:t>
      </w:r>
      <w:r w:rsidR="006B43B6">
        <w:t xml:space="preserve">investors </w:t>
      </w:r>
      <w:r>
        <w:t>in the world do</w:t>
      </w:r>
      <w:r w:rsidR="006B43B6">
        <w:t>,</w:t>
      </w:r>
      <w:r>
        <w:t xml:space="preserve"> so holding yourself out to a higher standard is foolish. The best laid plans can and often do go wrong. No matter how much you may like a particular investment, you cannot put everything you own into it. </w:t>
      </w:r>
      <w:r w:rsidR="006B43B6">
        <w:t>Always leave yourself and out and</w:t>
      </w:r>
      <w:r>
        <w:t xml:space="preserve"> be prepared to fight another day.</w:t>
      </w:r>
    </w:p>
    <w:p w14:paraId="2C42595C" w14:textId="77777777" w:rsidR="00AB3F19" w:rsidRDefault="00AB3F19" w:rsidP="00403DE9">
      <w:pPr>
        <w:pStyle w:val="Normal1"/>
      </w:pPr>
    </w:p>
    <w:p w14:paraId="086ADAAB" w14:textId="77777777" w:rsidR="00AB3F19" w:rsidRDefault="00AB3F19" w:rsidP="00AB3F19">
      <w:pPr>
        <w:pStyle w:val="Quote"/>
        <w:rPr>
          <w:i w:val="0"/>
        </w:rPr>
      </w:pPr>
      <w:r>
        <w:t xml:space="preserve">“Even being right three or four times out of 10 should yield a person a fortune if they have the sense to cut losses quickly.” </w:t>
      </w:r>
      <w:r>
        <w:rPr>
          <w:b/>
          <w:i w:val="0"/>
        </w:rPr>
        <w:t>Bernard Baruch</w:t>
      </w:r>
      <w:r>
        <w:t xml:space="preserve"> </w:t>
      </w:r>
    </w:p>
    <w:p w14:paraId="06538719" w14:textId="77777777" w:rsidR="00AB3F19" w:rsidRDefault="00AB3F19" w:rsidP="00403DE9">
      <w:pPr>
        <w:pStyle w:val="Normal1"/>
      </w:pPr>
    </w:p>
    <w:p w14:paraId="4D728DAB" w14:textId="77777777" w:rsidR="00403DE9" w:rsidRDefault="00403DE9" w:rsidP="00403DE9">
      <w:pPr>
        <w:pStyle w:val="Normal1"/>
      </w:pPr>
    </w:p>
    <w:p w14:paraId="3EB1ACD1" w14:textId="77777777" w:rsidR="00403DE9" w:rsidRDefault="00403DE9" w:rsidP="00403DE9">
      <w:pPr>
        <w:pStyle w:val="Normal1"/>
      </w:pPr>
      <w:r>
        <w:lastRenderedPageBreak/>
        <w:t xml:space="preserve">Diversification is </w:t>
      </w:r>
      <w:r w:rsidR="006B43B6">
        <w:t>crucial</w:t>
      </w:r>
      <w:r>
        <w:t xml:space="preserve"> but too much diversification will establish nothing </w:t>
      </w:r>
      <w:r w:rsidR="006B43B6">
        <w:t>more than mirroring market performance</w:t>
      </w:r>
      <w:r>
        <w:t xml:space="preserve">. </w:t>
      </w:r>
      <w:proofErr w:type="gramStart"/>
      <w:r>
        <w:t>So</w:t>
      </w:r>
      <w:proofErr w:type="gramEnd"/>
      <w:r>
        <w:t xml:space="preserve"> what is the optimum </w:t>
      </w:r>
      <w:r w:rsidR="006B43B6">
        <w:t>allocation</w:t>
      </w:r>
      <w:r>
        <w:t>? Most successful traders and investors say that you cannot put more than 8-12% on any one idea or 20-25% in one sector or theme.</w:t>
      </w:r>
    </w:p>
    <w:p w14:paraId="413FA3A5" w14:textId="77777777" w:rsidR="00403DE9" w:rsidRPr="00F45320" w:rsidRDefault="00403DE9" w:rsidP="004060DE"/>
    <w:p w14:paraId="4175C2FD" w14:textId="77777777" w:rsidR="00403DE9" w:rsidRDefault="00403DE9" w:rsidP="00F246F9">
      <w:pPr>
        <w:pStyle w:val="Normal1"/>
        <w:rPr>
          <w:b/>
        </w:rPr>
      </w:pPr>
    </w:p>
    <w:p w14:paraId="5DC639C7" w14:textId="77777777" w:rsidR="00E46164" w:rsidRDefault="00F246F9" w:rsidP="00E46164">
      <w:pPr>
        <w:pStyle w:val="Heading2"/>
      </w:pPr>
      <w:bookmarkStart w:id="102" w:name="_Toc196105785"/>
      <w:r w:rsidRPr="00E46164">
        <w:t>Beware of yesterday's events.</w:t>
      </w:r>
      <w:bookmarkEnd w:id="102"/>
      <w:r>
        <w:t xml:space="preserve"> </w:t>
      </w:r>
    </w:p>
    <w:p w14:paraId="18A36747" w14:textId="77777777" w:rsidR="00F246F9" w:rsidRDefault="00F246F9" w:rsidP="00F246F9">
      <w:pPr>
        <w:pStyle w:val="Normal1"/>
      </w:pPr>
      <w:r>
        <w:t>When I was a broker at PaineWebber I use</w:t>
      </w:r>
      <w:r w:rsidR="006B43B6">
        <w:t>d to train other stockbrokers. Every week w</w:t>
      </w:r>
      <w:r>
        <w:t xml:space="preserve">e would have mutual fund wholesalers come </w:t>
      </w:r>
      <w:proofErr w:type="gramStart"/>
      <w:r>
        <w:t xml:space="preserve">in </w:t>
      </w:r>
      <w:r w:rsidR="006B43B6">
        <w:t>to</w:t>
      </w:r>
      <w:proofErr w:type="gramEnd"/>
      <w:r w:rsidR="006B43B6">
        <w:t xml:space="preserve"> the office, </w:t>
      </w:r>
      <w:r>
        <w:t xml:space="preserve">buy us lunch and show us their funds. One day while we were finishing up lunch and the wholesaler </w:t>
      </w:r>
      <w:r w:rsidR="006B43B6">
        <w:t>was just getting into his dog and pony show</w:t>
      </w:r>
      <w:r>
        <w:t xml:space="preserve">, I interrupted him. I said today we want to </w:t>
      </w:r>
      <w:r w:rsidR="00AB3F19">
        <w:t>hear</w:t>
      </w:r>
      <w:r>
        <w:t xml:space="preserve"> something different. You come here </w:t>
      </w:r>
      <w:r w:rsidR="00AB3F19">
        <w:t>month after month</w:t>
      </w:r>
      <w:r>
        <w:t xml:space="preserve"> and tell us all about the best performing funds your company has to offer. I want to hear about the </w:t>
      </w:r>
      <w:r w:rsidR="00AB3F19">
        <w:t>worst performing</w:t>
      </w:r>
      <w:r>
        <w:t xml:space="preserve"> funds. </w:t>
      </w:r>
      <w:r w:rsidR="00AB3F19">
        <w:t>W</w:t>
      </w:r>
      <w:r>
        <w:t>e</w:t>
      </w:r>
      <w:r w:rsidR="00AB3F19">
        <w:t>’ve</w:t>
      </w:r>
      <w:r>
        <w:t xml:space="preserve"> </w:t>
      </w:r>
      <w:r w:rsidR="00AB3F19">
        <w:t>been selling the best per</w:t>
      </w:r>
      <w:r>
        <w:t xml:space="preserve">forming funds to our clients, and they seem to turn into the worst performing funds.  </w:t>
      </w:r>
      <w:proofErr w:type="gramStart"/>
      <w:r>
        <w:t>So</w:t>
      </w:r>
      <w:proofErr w:type="gramEnd"/>
      <w:r>
        <w:t xml:space="preserve"> let's just start with the </w:t>
      </w:r>
      <w:r w:rsidR="00AB3F19">
        <w:t>worst performing</w:t>
      </w:r>
      <w:r>
        <w:t xml:space="preserve"> funds. Now I said this </w:t>
      </w:r>
      <w:r w:rsidR="00AB3F19">
        <w:t>with</w:t>
      </w:r>
      <w:r>
        <w:t xml:space="preserve"> more than a touch of sarcasm, but there is a certain amount of truth to </w:t>
      </w:r>
      <w:r w:rsidR="00AB3F19">
        <w:t>my statement</w:t>
      </w:r>
      <w:r>
        <w:t xml:space="preserve">. There is a reversion </w:t>
      </w:r>
      <w:proofErr w:type="gramStart"/>
      <w:r>
        <w:t>to</w:t>
      </w:r>
      <w:proofErr w:type="gramEnd"/>
      <w:r>
        <w:t xml:space="preserve"> the mean in </w:t>
      </w:r>
      <w:r w:rsidR="00AB3F19">
        <w:t xml:space="preserve">both </w:t>
      </w:r>
      <w:r>
        <w:t>life and the markets. Just look at last year's</w:t>
      </w:r>
      <w:r w:rsidR="00AB3F19">
        <w:t xml:space="preserve"> biggest</w:t>
      </w:r>
      <w:r>
        <w:t xml:space="preserve"> winners in stock market and</w:t>
      </w:r>
      <w:r w:rsidR="00AB3F19">
        <w:t xml:space="preserve"> see</w:t>
      </w:r>
      <w:r>
        <w:t xml:space="preserve"> how they are doing this year. </w:t>
      </w:r>
    </w:p>
    <w:p w14:paraId="4FBDDC6B" w14:textId="77777777" w:rsidR="00F246F9" w:rsidRDefault="00F246F9" w:rsidP="00F246F9">
      <w:pPr>
        <w:pStyle w:val="Normal1"/>
        <w:rPr>
          <w:b/>
        </w:rPr>
      </w:pPr>
    </w:p>
    <w:p w14:paraId="41BDD59B" w14:textId="77777777" w:rsidR="00F246F9" w:rsidRDefault="00F246F9" w:rsidP="00F246F9">
      <w:pPr>
        <w:pStyle w:val="Normal1"/>
        <w:rPr>
          <w:b/>
        </w:rPr>
      </w:pPr>
    </w:p>
    <w:p w14:paraId="2AB861E5" w14:textId="77777777" w:rsidR="00E46164" w:rsidRDefault="00F246F9" w:rsidP="00E46164">
      <w:pPr>
        <w:pStyle w:val="Heading2"/>
      </w:pPr>
      <w:bookmarkStart w:id="103" w:name="_Toc196105786"/>
      <w:r w:rsidRPr="00E46164">
        <w:t>Volatility breeds opportunity</w:t>
      </w:r>
      <w:r>
        <w:t>.</w:t>
      </w:r>
      <w:bookmarkEnd w:id="103"/>
      <w:r>
        <w:t xml:space="preserve"> </w:t>
      </w:r>
    </w:p>
    <w:p w14:paraId="7E9045B6" w14:textId="77777777" w:rsidR="00AB3F19" w:rsidRDefault="00F246F9" w:rsidP="00F246F9">
      <w:pPr>
        <w:pStyle w:val="Normal1"/>
      </w:pPr>
      <w:r>
        <w:t xml:space="preserve">Another important thing to remember, particularly these days, is that you are never going to do well </w:t>
      </w:r>
      <w:r w:rsidR="00AB3F19">
        <w:t>when you panic in a volatile situation</w:t>
      </w:r>
      <w:r>
        <w:t xml:space="preserve">. </w:t>
      </w:r>
      <w:proofErr w:type="gramStart"/>
      <w:r>
        <w:t>Often times</w:t>
      </w:r>
      <w:proofErr w:type="gramEnd"/>
      <w:r>
        <w:t xml:space="preserve"> the best opportunities present themselves </w:t>
      </w:r>
      <w:r w:rsidR="00AB3F19">
        <w:t xml:space="preserve">while </w:t>
      </w:r>
      <w:proofErr w:type="gramStart"/>
      <w:r w:rsidR="00AB3F19">
        <w:t>others</w:t>
      </w:r>
      <w:proofErr w:type="gramEnd"/>
      <w:r w:rsidR="00AB3F19">
        <w:t xml:space="preserve"> flounder in their own personal uncertainty and fear</w:t>
      </w:r>
      <w:r>
        <w:t>.</w:t>
      </w:r>
      <w:r w:rsidR="00AA369C" w:rsidRPr="00AA369C">
        <w:t xml:space="preserve"> </w:t>
      </w:r>
    </w:p>
    <w:p w14:paraId="7FCF47CE" w14:textId="77777777" w:rsidR="00AB3F19" w:rsidRDefault="00AB3F19" w:rsidP="00F246F9">
      <w:pPr>
        <w:pStyle w:val="Normal1"/>
      </w:pPr>
    </w:p>
    <w:p w14:paraId="4E02B13B" w14:textId="77777777" w:rsidR="00F246F9" w:rsidRDefault="00AA369C" w:rsidP="00AB3F19">
      <w:pPr>
        <w:pStyle w:val="Normal1"/>
        <w:jc w:val="center"/>
      </w:pPr>
      <w:r w:rsidRPr="00AA369C">
        <w:t>“</w:t>
      </w:r>
      <w:r w:rsidRPr="00AA369C">
        <w:rPr>
          <w:i/>
          <w:iCs/>
        </w:rPr>
        <w:t xml:space="preserve">You </w:t>
      </w:r>
      <w:proofErr w:type="gramStart"/>
      <w:r w:rsidRPr="00AA369C">
        <w:rPr>
          <w:i/>
          <w:iCs/>
        </w:rPr>
        <w:t>have to</w:t>
      </w:r>
      <w:proofErr w:type="gramEnd"/>
      <w:r w:rsidRPr="00AA369C">
        <w:rPr>
          <w:i/>
          <w:iCs/>
        </w:rPr>
        <w:t xml:space="preserve"> keep your head when others are losing theirs. </w:t>
      </w:r>
      <w:proofErr w:type="gramStart"/>
      <w:r w:rsidRPr="00AA369C">
        <w:rPr>
          <w:i/>
          <w:iCs/>
        </w:rPr>
        <w:t xml:space="preserve">“ </w:t>
      </w:r>
      <w:r w:rsidR="00AB3F19">
        <w:t>Warren</w:t>
      </w:r>
      <w:proofErr w:type="gramEnd"/>
      <w:r w:rsidR="00AB3F19">
        <w:t xml:space="preserve"> B</w:t>
      </w:r>
      <w:r w:rsidRPr="00AA369C">
        <w:t>uffett</w:t>
      </w:r>
    </w:p>
    <w:p w14:paraId="585606F7" w14:textId="77777777" w:rsidR="00AA369C" w:rsidRDefault="00AA369C" w:rsidP="00F246F9">
      <w:pPr>
        <w:pStyle w:val="Normal1"/>
      </w:pPr>
    </w:p>
    <w:p w14:paraId="77560619" w14:textId="77777777" w:rsidR="00F246F9" w:rsidRDefault="00F246F9" w:rsidP="00F246F9">
      <w:pPr>
        <w:pStyle w:val="Normal1"/>
      </w:pPr>
    </w:p>
    <w:p w14:paraId="3A34DB27" w14:textId="77777777" w:rsidR="00E46164" w:rsidRDefault="00AA369C" w:rsidP="00E46164">
      <w:pPr>
        <w:pStyle w:val="Heading2"/>
        <w:rPr>
          <w:b/>
        </w:rPr>
      </w:pPr>
      <w:bookmarkStart w:id="104" w:name="_Toc196105787"/>
      <w:r w:rsidRPr="00E46164">
        <w:t>Anticipate don’t react</w:t>
      </w:r>
      <w:r>
        <w:rPr>
          <w:b/>
        </w:rPr>
        <w:t>.</w:t>
      </w:r>
      <w:bookmarkEnd w:id="104"/>
      <w:r>
        <w:rPr>
          <w:b/>
        </w:rPr>
        <w:t xml:space="preserve"> </w:t>
      </w:r>
    </w:p>
    <w:p w14:paraId="18C83A91" w14:textId="77777777" w:rsidR="00F246F9" w:rsidRDefault="00F246F9" w:rsidP="00F246F9">
      <w:pPr>
        <w:pStyle w:val="Normal1"/>
      </w:pPr>
      <w:r w:rsidRPr="00AA369C">
        <w:t>Develop a future time horizon</w:t>
      </w:r>
      <w:r>
        <w:t xml:space="preserve">.  It does little good to figure out what's happening today. You need to change your mindset to think about what's likely to happen tomorrow, six months from now, </w:t>
      </w:r>
      <w:r w:rsidR="00AB3F19">
        <w:t>or even what</w:t>
      </w:r>
      <w:r>
        <w:t xml:space="preserve"> will occur in </w:t>
      </w:r>
      <w:r w:rsidR="00AB3F19">
        <w:t>a</w:t>
      </w:r>
      <w:r>
        <w:t xml:space="preserve"> year. Most people go to bed thinking about what they are going to do tomorrow.  We wake up and think about the day ahead of us.  In 2001 when I started investing professionally, </w:t>
      </w:r>
      <w:proofErr w:type="gramStart"/>
      <w:r>
        <w:t>I was getting</w:t>
      </w:r>
      <w:proofErr w:type="gramEnd"/>
      <w:r>
        <w:t xml:space="preserve"> up at 7:00AM EST and </w:t>
      </w:r>
      <w:proofErr w:type="gramStart"/>
      <w:r>
        <w:t>reading</w:t>
      </w:r>
      <w:proofErr w:type="gramEnd"/>
      <w:r>
        <w:t xml:space="preserve"> the papers, research, etc. preparing myself for the market open at 9:30AM EST.  </w:t>
      </w:r>
      <w:proofErr w:type="gramStart"/>
      <w:r>
        <w:t>So</w:t>
      </w:r>
      <w:proofErr w:type="gramEnd"/>
      <w:r>
        <w:t xml:space="preserve"> when I moved out to </w:t>
      </w:r>
      <w:r>
        <w:lastRenderedPageBreak/>
        <w:t>Park City, Utah in 2004, I was really worried about h</w:t>
      </w:r>
      <w:r w:rsidR="009B6249">
        <w:t>ow early I would have to get up</w:t>
      </w:r>
      <w:r>
        <w:t xml:space="preserve"> </w:t>
      </w:r>
      <w:r w:rsidR="009B6249">
        <w:t>since</w:t>
      </w:r>
      <w:r>
        <w:t xml:space="preserve"> Park </w:t>
      </w:r>
      <w:r w:rsidR="00AB3F19">
        <w:t xml:space="preserve">City is </w:t>
      </w:r>
      <w:r>
        <w:t>two hours behind</w:t>
      </w:r>
      <w:r w:rsidR="009B6249">
        <w:t xml:space="preserve"> the East coast. I thought the two-hour</w:t>
      </w:r>
      <w:r>
        <w:t xml:space="preserve"> time difference would be an enormous handicap on my market trading activities. </w:t>
      </w:r>
      <w:proofErr w:type="gramStart"/>
      <w:r>
        <w:t>So</w:t>
      </w:r>
      <w:proofErr w:type="gramEnd"/>
      <w:r>
        <w:t xml:space="preserve"> I </w:t>
      </w:r>
      <w:r w:rsidR="009B6249">
        <w:t>s</w:t>
      </w:r>
      <w:r>
        <w:t>t</w:t>
      </w:r>
      <w:r w:rsidR="009B6249">
        <w:t>arted getting</w:t>
      </w:r>
      <w:r>
        <w:t xml:space="preserve"> up at </w:t>
      </w:r>
      <w:r w:rsidR="009B6249">
        <w:t>4</w:t>
      </w:r>
      <w:r>
        <w:t>:00AM to compensate for the two-hour time difference. I did this for a few days</w:t>
      </w:r>
      <w:r w:rsidR="009B6249">
        <w:t>,</w:t>
      </w:r>
      <w:r>
        <w:t xml:space="preserve"> </w:t>
      </w:r>
      <w:r w:rsidR="009B6249">
        <w:t xml:space="preserve">or </w:t>
      </w:r>
      <w:r>
        <w:t xml:space="preserve">maybe a few weeks </w:t>
      </w:r>
      <w:r w:rsidR="009B6249">
        <w:t>before</w:t>
      </w:r>
      <w:r>
        <w:t xml:space="preserve"> I </w:t>
      </w:r>
      <w:proofErr w:type="gramStart"/>
      <w:r>
        <w:t>came to the conclusion</w:t>
      </w:r>
      <w:proofErr w:type="gramEnd"/>
      <w:r>
        <w:t xml:space="preserve"> that if I was trying to figure out what would happen today, I was already behind the curve.  What was going to happen today actually already happened last night in Tokyo or China or </w:t>
      </w:r>
      <w:r w:rsidR="009B6249">
        <w:t>that</w:t>
      </w:r>
      <w:r>
        <w:t xml:space="preserve"> morning in Europe</w:t>
      </w:r>
      <w:r w:rsidR="009B6249">
        <w:t xml:space="preserve">. </w:t>
      </w:r>
      <w:r>
        <w:t xml:space="preserve"> </w:t>
      </w:r>
      <w:r w:rsidR="009B6249">
        <w:t>O</w:t>
      </w:r>
      <w:r>
        <w:t xml:space="preserve">r what was happening today was often already determined </w:t>
      </w:r>
      <w:proofErr w:type="spellStart"/>
      <w:proofErr w:type="gramStart"/>
      <w:r>
        <w:t>over night</w:t>
      </w:r>
      <w:proofErr w:type="spellEnd"/>
      <w:proofErr w:type="gramEnd"/>
      <w:r>
        <w:t xml:space="preserve"> in the futures market. </w:t>
      </w:r>
      <w:r w:rsidR="009B6249">
        <w:t>As a result,</w:t>
      </w:r>
      <w:r>
        <w:t xml:space="preserve"> </w:t>
      </w:r>
      <w:r w:rsidR="009B6249">
        <w:t>I try not to think about what is going to happen in the immediate future</w:t>
      </w:r>
      <w:r>
        <w:t xml:space="preserve">. I think </w:t>
      </w:r>
      <w:proofErr w:type="gramStart"/>
      <w:r>
        <w:t>about</w:t>
      </w:r>
      <w:proofErr w:type="gramEnd"/>
      <w:r>
        <w:t xml:space="preserve"> was going to happen one week from</w:t>
      </w:r>
      <w:r w:rsidR="009B6249">
        <w:t xml:space="preserve"> now</w:t>
      </w:r>
      <w:r>
        <w:t>. So as an exercise</w:t>
      </w:r>
      <w:r w:rsidR="002D228E">
        <w:t>,</w:t>
      </w:r>
      <w:r>
        <w:t xml:space="preserve"> you could pick </w:t>
      </w:r>
      <w:r w:rsidR="009B6249">
        <w:t>a</w:t>
      </w:r>
      <w:r>
        <w:t xml:space="preserve"> day and write down what you think will happen one week from today or a month from now and see how accurate you might be.  It’s not as </w:t>
      </w:r>
      <w:r w:rsidR="009B6249">
        <w:t>difficult</w:t>
      </w:r>
      <w:r>
        <w:t xml:space="preserve"> as you think.  There are published economic calendars, conferences, earnings reports, and </w:t>
      </w:r>
      <w:r w:rsidR="009B6249">
        <w:t>the</w:t>
      </w:r>
      <w:r>
        <w:t xml:space="preserve"> </w:t>
      </w:r>
      <w:r w:rsidR="009B6249">
        <w:t>daily news flows</w:t>
      </w:r>
      <w:r>
        <w:t xml:space="preserve">.  Work your mental muscles just like you might work out </w:t>
      </w:r>
      <w:r w:rsidR="002D228E">
        <w:t xml:space="preserve">in a gym </w:t>
      </w:r>
      <w:r>
        <w:t xml:space="preserve">three times a week. If you read the headlines, you stay abreast of current events, you will have some idea of what may happen in the world a week from now or </w:t>
      </w:r>
      <w:r w:rsidR="002D228E">
        <w:t>even six</w:t>
      </w:r>
      <w:r>
        <w:t xml:space="preserve"> months out.</w:t>
      </w:r>
    </w:p>
    <w:p w14:paraId="547B8685" w14:textId="77777777" w:rsidR="00F246F9" w:rsidRDefault="00F246F9" w:rsidP="00F246F9">
      <w:pPr>
        <w:pStyle w:val="Normal1"/>
      </w:pPr>
    </w:p>
    <w:p w14:paraId="21E47ED9" w14:textId="77777777" w:rsidR="00E46164" w:rsidRDefault="00F246F9" w:rsidP="00E46164">
      <w:pPr>
        <w:pStyle w:val="Heading2"/>
      </w:pPr>
      <w:bookmarkStart w:id="105" w:name="_Toc196105788"/>
      <w:r w:rsidRPr="00E46164">
        <w:t>Listen to the markets.</w:t>
      </w:r>
      <w:bookmarkEnd w:id="105"/>
    </w:p>
    <w:p w14:paraId="55E31F33" w14:textId="77777777" w:rsidR="00F246F9" w:rsidRDefault="00F246F9" w:rsidP="00F246F9">
      <w:pPr>
        <w:pStyle w:val="Normal1"/>
      </w:pPr>
      <w:r>
        <w:t xml:space="preserve">You </w:t>
      </w:r>
      <w:proofErr w:type="gramStart"/>
      <w:r>
        <w:t>have to</w:t>
      </w:r>
      <w:proofErr w:type="gramEnd"/>
      <w:r>
        <w:t xml:space="preserve"> be flexible and open-minded. The market is always telling you something. Stand back and listen. Much like the Zen </w:t>
      </w:r>
      <w:proofErr w:type="gramStart"/>
      <w:r>
        <w:t>Buddhist</w:t>
      </w:r>
      <w:r w:rsidR="004232B3">
        <w:t>s</w:t>
      </w:r>
      <w:proofErr w:type="gramEnd"/>
      <w:r>
        <w:t xml:space="preserve"> believe </w:t>
      </w:r>
      <w:r w:rsidR="002D228E">
        <w:t xml:space="preserve">in the quieting of your mind </w:t>
      </w:r>
      <w:proofErr w:type="gramStart"/>
      <w:r w:rsidR="002D228E">
        <w:t>in order to</w:t>
      </w:r>
      <w:proofErr w:type="gramEnd"/>
      <w:r w:rsidR="002D228E">
        <w:t xml:space="preserve"> see clearly,</w:t>
      </w:r>
      <w:r>
        <w:t xml:space="preserve"> </w:t>
      </w:r>
      <w:r w:rsidR="002D228E">
        <w:t>calm</w:t>
      </w:r>
      <w:r>
        <w:t xml:space="preserve"> your mind and listen to the </w:t>
      </w:r>
      <w:r w:rsidR="002D228E">
        <w:t xml:space="preserve">sounds of the </w:t>
      </w:r>
      <w:r>
        <w:t xml:space="preserve">market. </w:t>
      </w:r>
      <w:proofErr w:type="gramStart"/>
      <w:r>
        <w:t>Often times</w:t>
      </w:r>
      <w:proofErr w:type="gramEnd"/>
      <w:r>
        <w:t xml:space="preserve"> you'll see peculiar price movement they may be signaling some news about to break. </w:t>
      </w:r>
      <w:r w:rsidR="002D228E">
        <w:t>This strategy</w:t>
      </w:r>
      <w:r>
        <w:t xml:space="preserve"> often portends </w:t>
      </w:r>
      <w:r w:rsidR="002D228E">
        <w:t xml:space="preserve">the </w:t>
      </w:r>
      <w:r>
        <w:t>facts on the ground.</w:t>
      </w:r>
      <w:r w:rsidR="004232B3">
        <w:t xml:space="preserve">  If news is relentlessly </w:t>
      </w:r>
      <w:proofErr w:type="gramStart"/>
      <w:r w:rsidR="004232B3">
        <w:t>negative</w:t>
      </w:r>
      <w:proofErr w:type="gramEnd"/>
      <w:r w:rsidR="004232B3">
        <w:t xml:space="preserve"> yet the price action is driving higher, the market might be telling you that the </w:t>
      </w:r>
      <w:proofErr w:type="gramStart"/>
      <w:r w:rsidR="004232B3">
        <w:t>sellers</w:t>
      </w:r>
      <w:proofErr w:type="gramEnd"/>
      <w:r w:rsidR="004232B3">
        <w:t xml:space="preserve"> are exhausted and the price has reached a floor.</w:t>
      </w:r>
    </w:p>
    <w:p w14:paraId="0530D59A" w14:textId="77777777" w:rsidR="00F246F9" w:rsidRDefault="00F246F9" w:rsidP="00F246F9">
      <w:pPr>
        <w:pStyle w:val="Normal1"/>
      </w:pPr>
    </w:p>
    <w:p w14:paraId="3D7F21E7" w14:textId="77777777" w:rsidR="00E46164" w:rsidRDefault="00F246F9" w:rsidP="00E46164">
      <w:pPr>
        <w:pStyle w:val="Heading2"/>
        <w:rPr>
          <w:b/>
        </w:rPr>
      </w:pPr>
      <w:bookmarkStart w:id="106" w:name="_Toc196105789"/>
      <w:proofErr w:type="gramStart"/>
      <w:r w:rsidRPr="00E46164">
        <w:t>Think</w:t>
      </w:r>
      <w:proofErr w:type="gramEnd"/>
      <w:r w:rsidRPr="00E46164">
        <w:t xml:space="preserve"> trades through</w:t>
      </w:r>
      <w:r w:rsidR="00AA369C" w:rsidRPr="00E46164">
        <w:t>.</w:t>
      </w:r>
      <w:bookmarkEnd w:id="106"/>
      <w:r w:rsidR="00AA369C">
        <w:rPr>
          <w:b/>
        </w:rPr>
        <w:t xml:space="preserve"> </w:t>
      </w:r>
    </w:p>
    <w:p w14:paraId="51447428" w14:textId="77777777" w:rsidR="00AA369C" w:rsidRPr="00CB0E79" w:rsidRDefault="002D228E" w:rsidP="00F246F9">
      <w:pPr>
        <w:pStyle w:val="Normal1"/>
        <w:rPr>
          <w:b/>
        </w:rPr>
      </w:pPr>
      <w:r>
        <w:t>Before you buy any security, let alone sell one, you need to</w:t>
      </w:r>
      <w:r w:rsidR="00F246F9">
        <w:t xml:space="preserve"> have an </w:t>
      </w:r>
      <w:r>
        <w:t>exit strategy in mind on both the upside and downside</w:t>
      </w:r>
      <w:r w:rsidR="00F246F9">
        <w:t xml:space="preserve">.  </w:t>
      </w:r>
      <w:r>
        <w:t>For instance, w</w:t>
      </w:r>
      <w:r w:rsidR="00F246F9">
        <w:t xml:space="preserve">hat’s an acceptable profit </w:t>
      </w:r>
      <w:r>
        <w:t>and just</w:t>
      </w:r>
      <w:r w:rsidR="00F246F9">
        <w:t xml:space="preserve"> how much loss can you endure? </w:t>
      </w:r>
      <w:r>
        <w:t xml:space="preserve"> And i</w:t>
      </w:r>
      <w:r w:rsidR="00F246F9">
        <w:t>f you're unsure of your position</w:t>
      </w:r>
      <w:r>
        <w:t xml:space="preserve"> in the slightest</w:t>
      </w:r>
      <w:r w:rsidR="00F246F9">
        <w:t xml:space="preserve">, just get out. </w:t>
      </w:r>
      <w:r w:rsidR="004232B3">
        <w:t>More on that next, but t</w:t>
      </w:r>
      <w:r w:rsidR="00F246F9">
        <w:t>his was one of the most surprising facts I discovered</w:t>
      </w:r>
      <w:r>
        <w:t xml:space="preserve"> when comparing all these famous investors with each other</w:t>
      </w:r>
      <w:r w:rsidR="00F246F9">
        <w:t xml:space="preserve">. You </w:t>
      </w:r>
      <w:r>
        <w:t xml:space="preserve">would </w:t>
      </w:r>
      <w:r w:rsidR="00F246F9">
        <w:t xml:space="preserve">think </w:t>
      </w:r>
      <w:r>
        <w:t>every investor is smart enough to do</w:t>
      </w:r>
      <w:r w:rsidR="00F246F9">
        <w:t xml:space="preserve"> exhaustive re</w:t>
      </w:r>
      <w:r>
        <w:t>search before they invest. This</w:t>
      </w:r>
      <w:r w:rsidR="00F246F9">
        <w:t xml:space="preserve"> is </w:t>
      </w:r>
      <w:r>
        <w:t xml:space="preserve">simply </w:t>
      </w:r>
      <w:r w:rsidR="00F246F9">
        <w:t xml:space="preserve">not the case. Many traders will buy and sell the same security multiple times </w:t>
      </w:r>
      <w:r w:rsidR="004232B3">
        <w:t>in the same day</w:t>
      </w:r>
      <w:r w:rsidR="00F246F9">
        <w:t xml:space="preserve"> before </w:t>
      </w:r>
      <w:r w:rsidR="004232B3">
        <w:t>making</w:t>
      </w:r>
      <w:r w:rsidR="00F246F9">
        <w:t xml:space="preserve"> up their mind about what they really want to do. </w:t>
      </w:r>
    </w:p>
    <w:p w14:paraId="4A29092F" w14:textId="77777777" w:rsidR="00AA369C" w:rsidRDefault="00AA369C" w:rsidP="00F246F9">
      <w:pPr>
        <w:pStyle w:val="Normal1"/>
      </w:pPr>
    </w:p>
    <w:p w14:paraId="23522412" w14:textId="77777777" w:rsidR="00E46164" w:rsidRDefault="00AA369C" w:rsidP="00E46164">
      <w:pPr>
        <w:pStyle w:val="Heading2"/>
        <w:rPr>
          <w:b/>
        </w:rPr>
      </w:pPr>
      <w:bookmarkStart w:id="107" w:name="_Toc196105790"/>
      <w:r w:rsidRPr="00E46164">
        <w:lastRenderedPageBreak/>
        <w:t>If you are unsure just get out.</w:t>
      </w:r>
      <w:bookmarkEnd w:id="107"/>
      <w:r>
        <w:rPr>
          <w:b/>
        </w:rPr>
        <w:t xml:space="preserve"> </w:t>
      </w:r>
    </w:p>
    <w:p w14:paraId="213E91C5" w14:textId="77777777" w:rsidR="00E46164" w:rsidRDefault="00F246F9" w:rsidP="00E46164">
      <w:pPr>
        <w:pStyle w:val="Normal1"/>
      </w:pPr>
      <w:r>
        <w:t xml:space="preserve">If you're unsure of yourself, </w:t>
      </w:r>
      <w:r w:rsidR="004232B3">
        <w:t xml:space="preserve">especially </w:t>
      </w:r>
      <w:r>
        <w:t xml:space="preserve">if </w:t>
      </w:r>
      <w:r w:rsidR="004232B3">
        <w:t xml:space="preserve">you think </w:t>
      </w:r>
      <w:r>
        <w:t xml:space="preserve">you’ve made a mistake, just get out.  </w:t>
      </w:r>
      <w:proofErr w:type="gramStart"/>
      <w:r w:rsidR="00E46164">
        <w:t>Commissions</w:t>
      </w:r>
      <w:proofErr w:type="gramEnd"/>
      <w:r w:rsidR="00E46164">
        <w:t xml:space="preserve"> and transaction costs have plummeted in the last 15 years.  The rationale behind staying put and minimizing transaction costs is not </w:t>
      </w:r>
      <w:r w:rsidR="004232B3">
        <w:t xml:space="preserve">nearly </w:t>
      </w:r>
      <w:r w:rsidR="00E46164">
        <w:t>as compelling as it used to be</w:t>
      </w:r>
      <w:r>
        <w:t>.</w:t>
      </w:r>
      <w:r w:rsidR="003E2202">
        <w:t xml:space="preserve">  Think of the commission as a price to change your mind.</w:t>
      </w:r>
      <w:r>
        <w:t xml:space="preserve"> </w:t>
      </w:r>
      <w:r w:rsidR="003E2202">
        <w:t xml:space="preserve"> </w:t>
      </w:r>
      <w:r>
        <w:t xml:space="preserve">This is cheap in comparison to having a stock move a few points and then you </w:t>
      </w:r>
      <w:proofErr w:type="gramStart"/>
      <w:r>
        <w:t>decide</w:t>
      </w:r>
      <w:r w:rsidR="003E2202">
        <w:t>d</w:t>
      </w:r>
      <w:proofErr w:type="gramEnd"/>
      <w:r>
        <w:t xml:space="preserve"> that you made a mistake.  Take a $</w:t>
      </w:r>
      <w:r w:rsidR="004232B3">
        <w:t xml:space="preserve">10 </w:t>
      </w:r>
      <w:r>
        <w:t xml:space="preserve">or $15 commission loss now versus taking a </w:t>
      </w:r>
      <w:proofErr w:type="gramStart"/>
      <w:r>
        <w:t>thousand dollar</w:t>
      </w:r>
      <w:proofErr w:type="gramEnd"/>
      <w:r>
        <w:t xml:space="preserve"> loss later w</w:t>
      </w:r>
      <w:r w:rsidR="003E2202">
        <w:t>hen you conclude the trade was wrong</w:t>
      </w:r>
      <w:r>
        <w:t xml:space="preserve">. </w:t>
      </w:r>
      <w:r w:rsidR="003E2202">
        <w:t>Once you have more conviction on the certainty of the outcome, you can o</w:t>
      </w:r>
      <w:r w:rsidR="004232B3">
        <w:t xml:space="preserve">ften </w:t>
      </w:r>
      <w:r>
        <w:t xml:space="preserve">get back in </w:t>
      </w:r>
      <w:r w:rsidR="004232B3">
        <w:t>around</w:t>
      </w:r>
      <w:r w:rsidR="003E2202">
        <w:t xml:space="preserve"> the same price.</w:t>
      </w:r>
    </w:p>
    <w:p w14:paraId="786AF420" w14:textId="77777777" w:rsidR="00E46164" w:rsidRDefault="00E46164" w:rsidP="00E46164">
      <w:pPr>
        <w:pStyle w:val="Normal1"/>
      </w:pPr>
    </w:p>
    <w:p w14:paraId="3A246D5B" w14:textId="77777777" w:rsidR="00E46164" w:rsidRDefault="00E46164" w:rsidP="00E46164">
      <w:pPr>
        <w:pStyle w:val="Normal1"/>
      </w:pPr>
      <w:r>
        <w:t xml:space="preserve">Another alternative is to reduce the size of your </w:t>
      </w:r>
      <w:r w:rsidR="004232B3">
        <w:t>trades</w:t>
      </w:r>
      <w:r w:rsidR="003E2202">
        <w:t xml:space="preserve"> when you’re on a </w:t>
      </w:r>
      <w:proofErr w:type="spellStart"/>
      <w:r w:rsidR="003E2202">
        <w:t>loosing</w:t>
      </w:r>
      <w:proofErr w:type="spellEnd"/>
      <w:r w:rsidR="003E2202">
        <w:t xml:space="preserve"> streak</w:t>
      </w:r>
      <w:r>
        <w:t>. Trading or investing is a lot about behavioral psychology.   Maintaining your confidence is the single most important thing an investor can do.  It’s also the hardest. </w:t>
      </w:r>
    </w:p>
    <w:p w14:paraId="22840E1B" w14:textId="77777777" w:rsidR="00E46164" w:rsidRDefault="00E46164" w:rsidP="00E46164">
      <w:pPr>
        <w:pStyle w:val="Normal1"/>
      </w:pPr>
    </w:p>
    <w:p w14:paraId="3F1DF7AD" w14:textId="77777777" w:rsidR="00E46164" w:rsidRDefault="00E46164" w:rsidP="00E46164">
      <w:pPr>
        <w:pStyle w:val="Normal1"/>
      </w:pPr>
      <w:proofErr w:type="gramStart"/>
      <w:r>
        <w:t>So</w:t>
      </w:r>
      <w:proofErr w:type="gramEnd"/>
      <w:r>
        <w:t xml:space="preserve"> when is maintaining your </w:t>
      </w:r>
      <w:proofErr w:type="gramStart"/>
      <w:r>
        <w:t>confidence,</w:t>
      </w:r>
      <w:proofErr w:type="gramEnd"/>
      <w:r>
        <w:t xml:space="preserve"> just a psychological ruse?  It’s easy to keep yourself in denial about </w:t>
      </w:r>
      <w:proofErr w:type="gramStart"/>
      <w:r>
        <w:t>a losing</w:t>
      </w:r>
      <w:proofErr w:type="gramEnd"/>
      <w:r>
        <w:t xml:space="preserve"> position.  You say to yourself the merits of the investment are the same and if you just wait</w:t>
      </w:r>
      <w:r w:rsidR="003E2202">
        <w:t>, it will come around</w:t>
      </w:r>
      <w:r>
        <w:t xml:space="preserve">.  </w:t>
      </w:r>
      <w:r w:rsidR="003E2202">
        <w:t>You believe t</w:t>
      </w:r>
      <w:r>
        <w:t xml:space="preserve">he market is </w:t>
      </w:r>
      <w:r w:rsidR="003E2202">
        <w:t>mistaken</w:t>
      </w:r>
      <w:r>
        <w:t>.  You quit looking at the painful situation and let it deteriorate further.  Finally in an act of desperation, you close out of the position and swear you will never touch that security again.</w:t>
      </w:r>
      <w:r w:rsidR="003E2202">
        <w:t xml:space="preserve">  Sound familiar?</w:t>
      </w:r>
      <w:r>
        <w:t> </w:t>
      </w:r>
    </w:p>
    <w:p w14:paraId="7BB387D4" w14:textId="77777777" w:rsidR="00E46164" w:rsidRDefault="00E46164" w:rsidP="00E46164">
      <w:pPr>
        <w:pStyle w:val="Normal1"/>
      </w:pPr>
    </w:p>
    <w:p w14:paraId="316EC401" w14:textId="77777777" w:rsidR="00E46164" w:rsidRDefault="00E46164" w:rsidP="00E46164">
      <w:pPr>
        <w:pStyle w:val="Normal1"/>
      </w:pPr>
      <w:r>
        <w:t xml:space="preserve">This is all very typical behavior.  One way of combatting indecision and denial is to just get out.  There is nothing wrong with buying and selling the same security multiple times until you develop the conviction </w:t>
      </w:r>
      <w:r w:rsidR="003E2202">
        <w:t xml:space="preserve">needed </w:t>
      </w:r>
      <w:r>
        <w:t xml:space="preserve">to stay in the trade.  </w:t>
      </w:r>
    </w:p>
    <w:p w14:paraId="01623B1A" w14:textId="77777777" w:rsidR="00F246F9" w:rsidRDefault="00F246F9" w:rsidP="00F246F9">
      <w:pPr>
        <w:pStyle w:val="Normal1"/>
      </w:pPr>
    </w:p>
    <w:p w14:paraId="3081F4AA" w14:textId="77777777" w:rsidR="00E46164" w:rsidRDefault="00F246F9" w:rsidP="00E46164">
      <w:pPr>
        <w:pStyle w:val="Heading2"/>
      </w:pPr>
      <w:bookmarkStart w:id="108" w:name="_Toc196105791"/>
      <w:r w:rsidRPr="00E46164">
        <w:t>Force yourself to trade against the consensus.</w:t>
      </w:r>
      <w:bookmarkEnd w:id="108"/>
      <w:r>
        <w:t xml:space="preserve"> </w:t>
      </w:r>
    </w:p>
    <w:p w14:paraId="0493FBA6" w14:textId="77777777" w:rsidR="00AA369C" w:rsidRPr="00565339" w:rsidRDefault="00F246F9" w:rsidP="00F246F9">
      <w:pPr>
        <w:pStyle w:val="Normal1"/>
      </w:pPr>
      <w:proofErr w:type="gramStart"/>
      <w:r>
        <w:t>The consensus</w:t>
      </w:r>
      <w:proofErr w:type="gramEnd"/>
      <w:r>
        <w:t xml:space="preserve"> opinion is rarely the most profitable pursuit. It's just common sense.   If 28 out of 30 analysts have a buy on the stock, you </w:t>
      </w:r>
      <w:proofErr w:type="gramStart"/>
      <w:r>
        <w:t>have to</w:t>
      </w:r>
      <w:proofErr w:type="gramEnd"/>
      <w:r>
        <w:t xml:space="preserve"> ask yourself </w:t>
      </w:r>
      <w:r w:rsidR="00937044">
        <w:t>“who left to buy the security?”</w:t>
      </w:r>
      <w:r w:rsidR="00565339">
        <w:t xml:space="preserve">  </w:t>
      </w:r>
      <w:proofErr w:type="gramStart"/>
      <w:r w:rsidR="00565339">
        <w:t>Often times</w:t>
      </w:r>
      <w:proofErr w:type="gramEnd"/>
      <w:r w:rsidR="00565339">
        <w:t xml:space="preserve"> the least followed stocks are the biggest movers as analysts jump on the bandwagon of a good story.  </w:t>
      </w:r>
    </w:p>
    <w:p w14:paraId="3C29BEC6" w14:textId="77777777" w:rsidR="00F246F9" w:rsidRDefault="00F246F9" w:rsidP="00F246F9">
      <w:pPr>
        <w:pStyle w:val="Normal1"/>
      </w:pPr>
    </w:p>
    <w:p w14:paraId="28887B40" w14:textId="77777777" w:rsidR="00A07212" w:rsidRPr="00A07212" w:rsidRDefault="00F246F9" w:rsidP="00937044">
      <w:pPr>
        <w:pStyle w:val="Heading2"/>
      </w:pPr>
      <w:bookmarkStart w:id="109" w:name="_Toc196105792"/>
      <w:r w:rsidRPr="00E46164">
        <w:t>Start each day anew</w:t>
      </w:r>
      <w:r>
        <w:t>.</w:t>
      </w:r>
      <w:bookmarkEnd w:id="109"/>
      <w:r>
        <w:t xml:space="preserve"> </w:t>
      </w:r>
    </w:p>
    <w:p w14:paraId="16ED02CB" w14:textId="77777777" w:rsidR="00A07212" w:rsidRPr="00A07212" w:rsidRDefault="00A07212" w:rsidP="00A07212"/>
    <w:p w14:paraId="1D90F699" w14:textId="77777777" w:rsidR="00F246F9" w:rsidRDefault="00F246F9" w:rsidP="00F246F9">
      <w:pPr>
        <w:pStyle w:val="Normal1"/>
      </w:pPr>
      <w:r>
        <w:t xml:space="preserve">I print out all my positions </w:t>
      </w:r>
      <w:r w:rsidR="00750494">
        <w:t>every day and play a little game. Next to</w:t>
      </w:r>
      <w:r>
        <w:t xml:space="preserve"> each stock symbol I write a +, </w:t>
      </w:r>
      <w:proofErr w:type="gramStart"/>
      <w:r>
        <w:t>-,or</w:t>
      </w:r>
      <w:proofErr w:type="gramEnd"/>
      <w:r>
        <w:t xml:space="preserve"> 0 depending on whether I think the stock is going up today, down today, or I have no idea. </w:t>
      </w:r>
      <w:r w:rsidR="00937044">
        <w:t xml:space="preserve"> </w:t>
      </w:r>
      <w:r>
        <w:t xml:space="preserve">I want to be able to say to myself that I would buy the stock today </w:t>
      </w:r>
      <w:proofErr w:type="gramStart"/>
      <w:r>
        <w:t xml:space="preserve">regardless </w:t>
      </w:r>
      <w:r>
        <w:lastRenderedPageBreak/>
        <w:t>of the fa</w:t>
      </w:r>
      <w:r w:rsidR="00750494">
        <w:t>ct that</w:t>
      </w:r>
      <w:proofErr w:type="gramEnd"/>
      <w:r w:rsidR="00750494">
        <w:t xml:space="preserve"> I already own it;</w:t>
      </w:r>
      <w:r w:rsidR="00937044">
        <w:t xml:space="preserve"> essentially that </w:t>
      </w:r>
      <w:r>
        <w:t>it would be</w:t>
      </w:r>
      <w:r w:rsidR="00937044">
        <w:t xml:space="preserve"> an</w:t>
      </w:r>
      <w:r>
        <w:t xml:space="preserve"> acceptable </w:t>
      </w:r>
      <w:r w:rsidR="00937044">
        <w:t xml:space="preserve">addition to </w:t>
      </w:r>
      <w:r>
        <w:t xml:space="preserve">my portfolio today at its current price. </w:t>
      </w:r>
      <w:r w:rsidR="00C029C4">
        <w:t xml:space="preserve">If it’s </w:t>
      </w:r>
      <w:proofErr w:type="spellStart"/>
      <w:proofErr w:type="gramStart"/>
      <w:r w:rsidR="00C029C4">
        <w:t>nota</w:t>
      </w:r>
      <w:proofErr w:type="spellEnd"/>
      <w:proofErr w:type="gramEnd"/>
      <w:r w:rsidR="00C029C4">
        <w:t xml:space="preserve"> good buy, t</w:t>
      </w:r>
      <w:r>
        <w:t>hen I rethink why I own this security</w:t>
      </w:r>
      <w:r w:rsidR="00C029C4">
        <w:t>.  O</w:t>
      </w:r>
      <w:r>
        <w:t>r</w:t>
      </w:r>
      <w:r w:rsidR="00C029C4">
        <w:t xml:space="preserve"> if it is,</w:t>
      </w:r>
      <w:r>
        <w:t xml:space="preserve"> </w:t>
      </w:r>
      <w:r w:rsidR="00C029C4">
        <w:t xml:space="preserve">I </w:t>
      </w:r>
      <w:r w:rsidR="00937044">
        <w:t xml:space="preserve">wonder if I </w:t>
      </w:r>
      <w:r w:rsidR="00C029C4">
        <w:t>should</w:t>
      </w:r>
      <w:r>
        <w:t xml:space="preserve"> </w:t>
      </w:r>
      <w:proofErr w:type="gramStart"/>
      <w:r>
        <w:t>be buying</w:t>
      </w:r>
      <w:proofErr w:type="gramEnd"/>
      <w:r>
        <w:t xml:space="preserve"> more of it. </w:t>
      </w:r>
      <w:r w:rsidR="00C029C4">
        <w:t xml:space="preserve"> </w:t>
      </w:r>
      <w:r>
        <w:t>It's a good habit to start each day with a fresh slate in mind.</w:t>
      </w:r>
      <w:r w:rsidR="00C029C4">
        <w:t xml:space="preserve">  </w:t>
      </w:r>
    </w:p>
    <w:p w14:paraId="5D50FEAF" w14:textId="77777777" w:rsidR="00F246F9" w:rsidRDefault="00F246F9" w:rsidP="00F246F9">
      <w:pPr>
        <w:pStyle w:val="Normal1"/>
        <w:rPr>
          <w:b/>
        </w:rPr>
      </w:pPr>
      <w:r>
        <w:t xml:space="preserve"> </w:t>
      </w:r>
    </w:p>
    <w:p w14:paraId="074754C5" w14:textId="77777777" w:rsidR="00E46164" w:rsidRDefault="00F246F9" w:rsidP="00E46164">
      <w:pPr>
        <w:pStyle w:val="Heading2"/>
      </w:pPr>
      <w:bookmarkStart w:id="110" w:name="_Toc196105793"/>
      <w:r w:rsidRPr="00E46164">
        <w:t>Recognize winners and losers fast</w:t>
      </w:r>
      <w:r>
        <w:t>.</w:t>
      </w:r>
      <w:bookmarkEnd w:id="110"/>
      <w:r>
        <w:t xml:space="preserve"> </w:t>
      </w:r>
    </w:p>
    <w:p w14:paraId="568BD132" w14:textId="77777777" w:rsidR="00F246F9" w:rsidRDefault="00F246F9" w:rsidP="00F246F9">
      <w:pPr>
        <w:pStyle w:val="Normal1"/>
      </w:pPr>
      <w:r>
        <w:t>I d</w:t>
      </w:r>
      <w:r w:rsidR="00750494">
        <w:t>on't believe in cutting losses, b</w:t>
      </w:r>
      <w:r w:rsidR="00937044">
        <w:t xml:space="preserve">ut </w:t>
      </w:r>
      <w:r>
        <w:t xml:space="preserve">I believe in recognizing mistakes. </w:t>
      </w:r>
      <w:r w:rsidR="00937044">
        <w:t>That’s not necessarily</w:t>
      </w:r>
      <w:r>
        <w:t xml:space="preserve"> conventional wisdom. When I was a stockbroker at Bear Stearns, </w:t>
      </w:r>
      <w:r w:rsidR="00937044">
        <w:t xml:space="preserve">Ace </w:t>
      </w:r>
      <w:proofErr w:type="gramStart"/>
      <w:r w:rsidR="00937044">
        <w:t>Greenberg</w:t>
      </w:r>
      <w:proofErr w:type="gramEnd"/>
      <w:r w:rsidR="00937044">
        <w:t xml:space="preserve"> </w:t>
      </w:r>
      <w:r>
        <w:t xml:space="preserve">the legendary </w:t>
      </w:r>
      <w:proofErr w:type="gramStart"/>
      <w:r>
        <w:t>CEO</w:t>
      </w:r>
      <w:proofErr w:type="gramEnd"/>
      <w:r>
        <w:t xml:space="preserve"> would tell his traders that if you had a ten percent loss you </w:t>
      </w:r>
      <w:proofErr w:type="gramStart"/>
      <w:r w:rsidR="00750494">
        <w:t>get</w:t>
      </w:r>
      <w:proofErr w:type="gramEnd"/>
      <w:r w:rsidR="00750494">
        <w:t xml:space="preserve"> out of the trade</w:t>
      </w:r>
      <w:r w:rsidR="00937044">
        <w:t>,</w:t>
      </w:r>
      <w:r>
        <w:t xml:space="preserve"> no questions asked. I don't really believe </w:t>
      </w:r>
      <w:r w:rsidR="00750494">
        <w:t>this is</w:t>
      </w:r>
      <w:r>
        <w:t xml:space="preserve"> </w:t>
      </w:r>
      <w:r w:rsidR="00750494">
        <w:t>a</w:t>
      </w:r>
      <w:r>
        <w:t xml:space="preserve"> successful </w:t>
      </w:r>
      <w:r w:rsidR="00750494">
        <w:t>rule</w:t>
      </w:r>
      <w:r>
        <w:t xml:space="preserve"> for trading. It may have worked for </w:t>
      </w:r>
      <w:proofErr w:type="gramStart"/>
      <w:r>
        <w:t>Ace</w:t>
      </w:r>
      <w:proofErr w:type="gramEnd"/>
      <w:r>
        <w:t xml:space="preserve"> but it certainly didn’t work for </w:t>
      </w:r>
      <w:r w:rsidR="00C029C4">
        <w:t xml:space="preserve">Warren </w:t>
      </w:r>
      <w:r>
        <w:t>Buffett or Julian Robertson.</w:t>
      </w:r>
    </w:p>
    <w:p w14:paraId="4CE55DE1" w14:textId="77777777" w:rsidR="00E56AAD" w:rsidRDefault="00E56AAD" w:rsidP="00F246F9">
      <w:pPr>
        <w:pStyle w:val="Normal1"/>
      </w:pPr>
    </w:p>
    <w:p w14:paraId="164F5E1A" w14:textId="77777777" w:rsidR="00E56AAD" w:rsidRPr="00E56AAD" w:rsidRDefault="00E56AAD" w:rsidP="009B4869">
      <w:pPr>
        <w:pStyle w:val="Normal1"/>
        <w:jc w:val="center"/>
      </w:pPr>
      <w:r w:rsidRPr="00E56AAD">
        <w:rPr>
          <w:i/>
          <w:iCs/>
        </w:rPr>
        <w:t>“Don</w:t>
      </w:r>
      <w:r w:rsidRPr="00E56AAD">
        <w:rPr>
          <w:i/>
          <w:iCs/>
          <w:lang w:val="fr-FR"/>
        </w:rPr>
        <w:t>’</w:t>
      </w:r>
      <w:r w:rsidRPr="00E56AAD">
        <w:rPr>
          <w:i/>
          <w:iCs/>
        </w:rPr>
        <w:t xml:space="preserve">t cut losses, instead recognize mistakes.” </w:t>
      </w:r>
      <w:r w:rsidR="00911840">
        <w:rPr>
          <w:i/>
          <w:iCs/>
        </w:rPr>
        <w:t>-</w:t>
      </w:r>
      <w:r w:rsidRPr="00E56AAD">
        <w:t>Julian Robertson</w:t>
      </w:r>
    </w:p>
    <w:p w14:paraId="7DD9CB5B" w14:textId="77777777" w:rsidR="00F246F9" w:rsidRDefault="00F246F9" w:rsidP="00F246F9">
      <w:pPr>
        <w:pStyle w:val="Normal1"/>
      </w:pPr>
    </w:p>
    <w:p w14:paraId="275B5FF1" w14:textId="77777777" w:rsidR="00F246F9" w:rsidRDefault="00F246F9" w:rsidP="00F246F9">
      <w:pPr>
        <w:pStyle w:val="Normal1"/>
      </w:pPr>
      <w:r>
        <w:t xml:space="preserve">I recall reading a story about Robertson, the legendary owner of </w:t>
      </w:r>
      <w:proofErr w:type="gramStart"/>
      <w:r>
        <w:t>the Tiger</w:t>
      </w:r>
      <w:proofErr w:type="gramEnd"/>
      <w:r>
        <w:t xml:space="preserve"> funds.  One of his traders came to him </w:t>
      </w:r>
      <w:r w:rsidR="00750494">
        <w:t>with</w:t>
      </w:r>
      <w:r>
        <w:t xml:space="preserve"> a problem with one of </w:t>
      </w:r>
      <w:r w:rsidR="00A06742">
        <w:t>their</w:t>
      </w:r>
      <w:r>
        <w:t xml:space="preserve"> positions</w:t>
      </w:r>
      <w:r w:rsidR="00A06742">
        <w:t xml:space="preserve">. </w:t>
      </w:r>
      <w:r>
        <w:t xml:space="preserve"> </w:t>
      </w:r>
      <w:r w:rsidR="00A06742">
        <w:t>The problem was</w:t>
      </w:r>
      <w:r>
        <w:t xml:space="preserve"> causing a $100 million loss in the portfolio. </w:t>
      </w:r>
      <w:r w:rsidR="00A06742">
        <w:t>On Robertson’s request, h</w:t>
      </w:r>
      <w:r>
        <w:t xml:space="preserve">e promptly related </w:t>
      </w:r>
      <w:proofErr w:type="gramStart"/>
      <w:r>
        <w:t xml:space="preserve">the </w:t>
      </w:r>
      <w:r w:rsidR="00A06742">
        <w:t>all</w:t>
      </w:r>
      <w:proofErr w:type="gramEnd"/>
      <w:r w:rsidR="00A06742">
        <w:t xml:space="preserve"> the facts and reasons why they were in the position</w:t>
      </w:r>
      <w:r>
        <w:t xml:space="preserve"> to Julian. Mr. Robertson </w:t>
      </w:r>
      <w:r w:rsidR="00A06742">
        <w:t>replied, “W</w:t>
      </w:r>
      <w:r>
        <w:t xml:space="preserve">ell if you like the story, the thesis is still </w:t>
      </w:r>
      <w:proofErr w:type="gramStart"/>
      <w:r>
        <w:t>intact</w:t>
      </w:r>
      <w:proofErr w:type="gramEnd"/>
      <w:r>
        <w:t xml:space="preserve"> but the position has gone down 50%</w:t>
      </w:r>
      <w:r w:rsidR="00A06742">
        <w:t>,</w:t>
      </w:r>
      <w:r>
        <w:t xml:space="preserve"> you should like it a lot more.  We should double up the position.</w:t>
      </w:r>
      <w:r w:rsidR="00A06742">
        <w:t>”</w:t>
      </w:r>
      <w:r>
        <w:t xml:space="preserve"> This is where great traders </w:t>
      </w:r>
      <w:r w:rsidR="00A06742">
        <w:t>make their mark in history</w:t>
      </w:r>
      <w:r>
        <w:t>. That's the difference between cutting your losses and recognizing mistakes.  If you're wrong</w:t>
      </w:r>
      <w:r w:rsidR="00A06742">
        <w:t>,</w:t>
      </w:r>
      <w:r>
        <w:t xml:space="preserve"> just get out. </w:t>
      </w:r>
      <w:r w:rsidR="00C029C4">
        <w:t>It doesn't matter whether it's 5</w:t>
      </w:r>
      <w:r>
        <w:t>%, or 50%. When you're wrong</w:t>
      </w:r>
      <w:r w:rsidR="00A06742">
        <w:t>,</w:t>
      </w:r>
      <w:r>
        <w:t xml:space="preserve"> </w:t>
      </w:r>
      <w:r w:rsidR="00A06742">
        <w:t xml:space="preserve">no amount of reasoning can negate </w:t>
      </w:r>
      <w:r w:rsidR="00C029C4">
        <w:t>that</w:t>
      </w:r>
      <w:r>
        <w:t xml:space="preserve"> mistake. But if the price has </w:t>
      </w:r>
      <w:r w:rsidR="00A06742">
        <w:t xml:space="preserve">simply </w:t>
      </w:r>
      <w:r>
        <w:t>moved against you</w:t>
      </w:r>
      <w:r w:rsidR="00A06742">
        <w:t>,</w:t>
      </w:r>
      <w:r>
        <w:t xml:space="preserve"> buy more.  </w:t>
      </w:r>
      <w:r w:rsidR="00A06742">
        <w:t>Always</w:t>
      </w:r>
      <w:r>
        <w:t xml:space="preserve"> remember the rule about </w:t>
      </w:r>
      <w:proofErr w:type="gramStart"/>
      <w:r>
        <w:t>diversification</w:t>
      </w:r>
      <w:proofErr w:type="gramEnd"/>
      <w:r w:rsidR="00A06742">
        <w:t xml:space="preserve"> however</w:t>
      </w:r>
      <w:r>
        <w:t xml:space="preserve">.  </w:t>
      </w:r>
      <w:r w:rsidR="00A06742">
        <w:t>It’s easy to dollar cost average yourself into a</w:t>
      </w:r>
      <w:r w:rsidR="00C029C4">
        <w:t>n</w:t>
      </w:r>
      <w:r w:rsidR="00A06742">
        <w:t xml:space="preserve"> oversized </w:t>
      </w:r>
      <w:r w:rsidR="00C029C4">
        <w:t>position.</w:t>
      </w:r>
    </w:p>
    <w:p w14:paraId="777C5A05" w14:textId="77777777" w:rsidR="00F246F9" w:rsidRDefault="00F246F9" w:rsidP="00F246F9">
      <w:pPr>
        <w:pStyle w:val="Normal1"/>
      </w:pPr>
    </w:p>
    <w:p w14:paraId="789657DE" w14:textId="77777777" w:rsidR="00E46164" w:rsidRDefault="00F246F9" w:rsidP="00E46164">
      <w:pPr>
        <w:pStyle w:val="Heading2"/>
      </w:pPr>
      <w:bookmarkStart w:id="111" w:name="_Toc196105794"/>
      <w:r w:rsidRPr="00E46164">
        <w:t>Press your bet when you are right.</w:t>
      </w:r>
      <w:bookmarkEnd w:id="111"/>
      <w:r>
        <w:t xml:space="preserve"> </w:t>
      </w:r>
    </w:p>
    <w:p w14:paraId="3AB5C8C6" w14:textId="77777777" w:rsidR="00C029C4" w:rsidRDefault="00C029C4" w:rsidP="00C029C4">
      <w:pPr>
        <w:pStyle w:val="Normal1"/>
        <w:rPr>
          <w:i/>
          <w:iCs/>
        </w:rPr>
      </w:pPr>
    </w:p>
    <w:p w14:paraId="6AE427C6" w14:textId="77777777" w:rsidR="00C029C4" w:rsidRPr="00E56AAD" w:rsidRDefault="00C029C4" w:rsidP="00C029C4">
      <w:pPr>
        <w:pStyle w:val="Normal1"/>
      </w:pPr>
      <w:r w:rsidRPr="00E56AAD">
        <w:rPr>
          <w:i/>
          <w:iCs/>
        </w:rPr>
        <w:t xml:space="preserve">“When you knew you were right, there was no such thing as betting too much.” </w:t>
      </w:r>
      <w:r w:rsidRPr="00E56AAD">
        <w:t>George Soros</w:t>
      </w:r>
    </w:p>
    <w:p w14:paraId="4DD6BA95" w14:textId="77777777" w:rsidR="00C029C4" w:rsidRDefault="00C029C4" w:rsidP="00E56AAD">
      <w:pPr>
        <w:pStyle w:val="Normal1"/>
      </w:pPr>
    </w:p>
    <w:p w14:paraId="41C0D672" w14:textId="77777777" w:rsidR="00E56AAD" w:rsidRDefault="00F246F9" w:rsidP="00E56AAD">
      <w:pPr>
        <w:pStyle w:val="Normal1"/>
      </w:pPr>
      <w:r>
        <w:t xml:space="preserve">When things start to line up the way you </w:t>
      </w:r>
      <w:proofErr w:type="gramStart"/>
      <w:r>
        <w:t>expected</w:t>
      </w:r>
      <w:proofErr w:type="gramEnd"/>
      <w:r>
        <w:t xml:space="preserve">, </w:t>
      </w:r>
      <w:r w:rsidR="00A06742">
        <w:t xml:space="preserve">bet </w:t>
      </w:r>
      <w:r w:rsidR="00C029C4">
        <w:t>more</w:t>
      </w:r>
      <w:r>
        <w:t xml:space="preserve">. But </w:t>
      </w:r>
      <w:r w:rsidR="00A06742">
        <w:t>it’s easy to become</w:t>
      </w:r>
      <w:r>
        <w:t xml:space="preserve"> overconfident</w:t>
      </w:r>
      <w:r w:rsidR="00A06742">
        <w:t xml:space="preserve"> if you’re not careful</w:t>
      </w:r>
      <w:r>
        <w:t xml:space="preserve">.  That’s the quickest way to </w:t>
      </w:r>
      <w:r w:rsidR="00A06742">
        <w:t>turn a profit into a loss</w:t>
      </w:r>
      <w:r>
        <w:t xml:space="preserve"> when </w:t>
      </w:r>
      <w:r w:rsidR="00565339">
        <w:t>things</w:t>
      </w:r>
      <w:r>
        <w:t xml:space="preserve"> start going right for you.  </w:t>
      </w:r>
      <w:r w:rsidRPr="00565339">
        <w:rPr>
          <w:i/>
        </w:rPr>
        <w:t>Don’t</w:t>
      </w:r>
      <w:r>
        <w:t xml:space="preserve"> start ignoring the rules and lessons you’ve learned just because you are starting to print money. </w:t>
      </w:r>
    </w:p>
    <w:p w14:paraId="1DEFB7F8" w14:textId="77777777" w:rsidR="00E56AAD" w:rsidRDefault="00E56AAD" w:rsidP="00E56AAD">
      <w:pPr>
        <w:pStyle w:val="Normal1"/>
      </w:pPr>
    </w:p>
    <w:p w14:paraId="107175CB" w14:textId="77777777" w:rsidR="00F246F9" w:rsidRDefault="00F246F9" w:rsidP="00F246F9">
      <w:pPr>
        <w:pStyle w:val="Normal1"/>
      </w:pPr>
    </w:p>
    <w:p w14:paraId="6BC0B845" w14:textId="77777777" w:rsidR="00F246F9" w:rsidRDefault="00F246F9" w:rsidP="00F246F9">
      <w:pPr>
        <w:pStyle w:val="Normal1"/>
      </w:pPr>
    </w:p>
    <w:p w14:paraId="5B6A32DD" w14:textId="77777777" w:rsidR="00E46164" w:rsidRDefault="00F246F9" w:rsidP="00565339">
      <w:pPr>
        <w:pStyle w:val="Heading2"/>
      </w:pPr>
      <w:bookmarkStart w:id="112" w:name="_Toc196105795"/>
      <w:r w:rsidRPr="00E46164">
        <w:t xml:space="preserve">Force </w:t>
      </w:r>
      <w:r w:rsidR="00C029C4">
        <w:t xml:space="preserve">yourself by </w:t>
      </w:r>
      <w:proofErr w:type="gramStart"/>
      <w:r w:rsidR="00C029C4">
        <w:t>on</w:t>
      </w:r>
      <w:proofErr w:type="gramEnd"/>
      <w:r w:rsidR="00C029C4">
        <w:t xml:space="preserve"> extreme weakness</w:t>
      </w:r>
      <w:r w:rsidRPr="00E46164">
        <w:t xml:space="preserve"> </w:t>
      </w:r>
      <w:r w:rsidR="00C029C4">
        <w:t xml:space="preserve">and </w:t>
      </w:r>
      <w:r w:rsidRPr="00E46164">
        <w:t>sell on extreme strength.</w:t>
      </w:r>
      <w:bookmarkEnd w:id="112"/>
      <w:r>
        <w:t xml:space="preserve"> </w:t>
      </w:r>
      <w:r w:rsidR="00E56AAD">
        <w:t xml:space="preserve">  </w:t>
      </w:r>
    </w:p>
    <w:p w14:paraId="142E359C" w14:textId="77777777" w:rsidR="00911840" w:rsidRDefault="00911840" w:rsidP="00911840">
      <w:pPr>
        <w:widowControl w:val="0"/>
        <w:autoSpaceDE w:val="0"/>
        <w:autoSpaceDN w:val="0"/>
        <w:adjustRightInd w:val="0"/>
        <w:spacing w:line="240" w:lineRule="auto"/>
        <w:jc w:val="center"/>
        <w:rPr>
          <w:rFonts w:eastAsia="Times New Roman"/>
          <w:i/>
          <w:color w:val="auto"/>
        </w:rPr>
      </w:pPr>
    </w:p>
    <w:p w14:paraId="4BCB55AC" w14:textId="77777777" w:rsidR="00911840" w:rsidRDefault="00911840" w:rsidP="00911840">
      <w:pPr>
        <w:widowControl w:val="0"/>
        <w:autoSpaceDE w:val="0"/>
        <w:autoSpaceDN w:val="0"/>
        <w:adjustRightInd w:val="0"/>
        <w:spacing w:line="240" w:lineRule="auto"/>
        <w:jc w:val="center"/>
        <w:rPr>
          <w:rFonts w:eastAsia="Times New Roman"/>
          <w:color w:val="auto"/>
        </w:rPr>
      </w:pPr>
      <w:r w:rsidRPr="00911840">
        <w:rPr>
          <w:rFonts w:eastAsia="Times New Roman"/>
          <w:i/>
          <w:color w:val="auto"/>
        </w:rPr>
        <w:t>We simply attempt to be fearful when others are greedy and to be greedy only when others are fearful.</w:t>
      </w:r>
      <w:r>
        <w:rPr>
          <w:rFonts w:eastAsia="Times New Roman"/>
          <w:i/>
          <w:color w:val="auto"/>
        </w:rPr>
        <w:t xml:space="preserve"> -</w:t>
      </w:r>
      <w:r>
        <w:rPr>
          <w:rFonts w:eastAsia="Times New Roman"/>
          <w:color w:val="auto"/>
        </w:rPr>
        <w:t>Warren Buffet</w:t>
      </w:r>
    </w:p>
    <w:p w14:paraId="52A28392" w14:textId="77777777" w:rsidR="00911840" w:rsidRPr="00911840" w:rsidRDefault="00911840" w:rsidP="00911840">
      <w:pPr>
        <w:widowControl w:val="0"/>
        <w:autoSpaceDE w:val="0"/>
        <w:autoSpaceDN w:val="0"/>
        <w:adjustRightInd w:val="0"/>
        <w:spacing w:line="240" w:lineRule="auto"/>
        <w:jc w:val="center"/>
        <w:rPr>
          <w:rFonts w:eastAsia="Times New Roman"/>
          <w:color w:val="auto"/>
        </w:rPr>
      </w:pPr>
    </w:p>
    <w:p w14:paraId="3F9E5AF2" w14:textId="77777777" w:rsidR="00F246F9" w:rsidRDefault="00565339" w:rsidP="00F246F9">
      <w:pPr>
        <w:pStyle w:val="Normal1"/>
      </w:pPr>
      <w:r>
        <w:t>This is p</w:t>
      </w:r>
      <w:r w:rsidR="00F246F9">
        <w:t>erhaps the hardest thing to do</w:t>
      </w:r>
      <w:r>
        <w:t xml:space="preserve"> for any investor</w:t>
      </w:r>
      <w:r w:rsidR="00F246F9">
        <w:t xml:space="preserve">. You </w:t>
      </w:r>
      <w:proofErr w:type="gramStart"/>
      <w:r w:rsidR="00F246F9">
        <w:t>have to</w:t>
      </w:r>
      <w:proofErr w:type="gramEnd"/>
      <w:r w:rsidR="00F246F9">
        <w:t xml:space="preserve"> go against your emotions </w:t>
      </w:r>
      <w:r>
        <w:t xml:space="preserve">and logic </w:t>
      </w:r>
      <w:r w:rsidR="00F246F9">
        <w:t>here. After all</w:t>
      </w:r>
      <w:r>
        <w:t>,</w:t>
      </w:r>
      <w:r w:rsidR="00F246F9">
        <w:t xml:space="preserve"> no one wants to sell a stock that is </w:t>
      </w:r>
      <w:r>
        <w:t>dramatically rising, just as nobody wants to invest in a stock that looks like it’s tanking.</w:t>
      </w:r>
      <w:r w:rsidR="00F246F9">
        <w:t xml:space="preserve"> When the market is tumbling and I have this sick to my stomach feeling, that’s when I know </w:t>
      </w:r>
      <w:proofErr w:type="spellStart"/>
      <w:r w:rsidR="00F246F9">
        <w:t>its</w:t>
      </w:r>
      <w:proofErr w:type="spellEnd"/>
      <w:r w:rsidR="00F246F9">
        <w:t xml:space="preserve"> time to step up and buy. </w:t>
      </w:r>
    </w:p>
    <w:p w14:paraId="3913C6C3" w14:textId="77777777" w:rsidR="00F246F9" w:rsidRDefault="00F246F9" w:rsidP="00F246F9">
      <w:pPr>
        <w:pStyle w:val="Normal1"/>
        <w:rPr>
          <w:b/>
        </w:rPr>
      </w:pPr>
    </w:p>
    <w:p w14:paraId="46BD004E" w14:textId="77777777" w:rsidR="00F246F9" w:rsidRDefault="00F246F9" w:rsidP="00CB0E79">
      <w:pPr>
        <w:pStyle w:val="Heading2"/>
      </w:pPr>
      <w:bookmarkStart w:id="113" w:name="_Toc196105796"/>
      <w:r>
        <w:t>You will never make money in the market if you are too afraid of losing it.</w:t>
      </w:r>
      <w:bookmarkEnd w:id="113"/>
    </w:p>
    <w:p w14:paraId="5BC18587" w14:textId="77777777" w:rsidR="00F246F9" w:rsidRDefault="001D25BE" w:rsidP="00F246F9">
      <w:pPr>
        <w:pStyle w:val="Normal1"/>
      </w:pPr>
      <w:r>
        <w:t>L</w:t>
      </w:r>
      <w:r w:rsidR="00F246F9">
        <w:t xml:space="preserve">ast but certainly not </w:t>
      </w:r>
      <w:proofErr w:type="gramStart"/>
      <w:r w:rsidR="00F246F9">
        <w:t>least</w:t>
      </w:r>
      <w:proofErr w:type="gramEnd"/>
      <w:r w:rsidR="00565339">
        <w:t xml:space="preserve"> stay confident,</w:t>
      </w:r>
      <w:r w:rsidR="00F246F9">
        <w:t xml:space="preserve"> the opportunities never stop.  You may be down and out today but before you know it, you will be over it. Forget about the losses and concentrate on how you are going to make money. Every day there is a new list of the 50 biggest winners and the 50 biggest losers. Try to get some positions on the winning list and of course avoid </w:t>
      </w:r>
      <w:proofErr w:type="gramStart"/>
      <w:r w:rsidR="00F246F9">
        <w:t>the losing</w:t>
      </w:r>
      <w:proofErr w:type="gramEnd"/>
      <w:r w:rsidR="00F246F9">
        <w:t xml:space="preserve"> list.  Each day is a new day.  Try to treat it that way.</w:t>
      </w:r>
    </w:p>
    <w:p w14:paraId="2A2C7A0A" w14:textId="77777777" w:rsidR="00686A23" w:rsidRDefault="00686A23">
      <w:pPr>
        <w:pStyle w:val="FreeForm"/>
        <w:keepNext w:val="0"/>
        <w:rPr>
          <w:rFonts w:ascii="Times New Roman" w:hAnsi="Times New Roman"/>
          <w:color w:val="444444"/>
          <w:sz w:val="24"/>
        </w:rPr>
      </w:pPr>
    </w:p>
    <w:p w14:paraId="07529DFD" w14:textId="77777777" w:rsidR="00686A23" w:rsidRDefault="00686A23">
      <w:pPr>
        <w:pStyle w:val="Normal1"/>
      </w:pPr>
    </w:p>
    <w:p w14:paraId="0783A9E9" w14:textId="77777777" w:rsidR="00686A23" w:rsidRDefault="00686A23">
      <w:pPr>
        <w:pStyle w:val="Normal1"/>
      </w:pPr>
    </w:p>
    <w:p w14:paraId="611A0F8F" w14:textId="77777777" w:rsidR="00686A23" w:rsidRDefault="00686A23">
      <w:pPr>
        <w:pStyle w:val="Normal1"/>
      </w:pPr>
    </w:p>
    <w:p w14:paraId="3FD3B877" w14:textId="77777777" w:rsidR="00686A23" w:rsidRDefault="00686A23">
      <w:pPr>
        <w:pStyle w:val="Normal1"/>
      </w:pPr>
    </w:p>
    <w:p w14:paraId="38588D11" w14:textId="77777777" w:rsidR="00686A23" w:rsidRDefault="00686A23">
      <w:pPr>
        <w:pStyle w:val="Normal1"/>
      </w:pPr>
    </w:p>
    <w:p w14:paraId="382884DE" w14:textId="77777777" w:rsidR="00686A23" w:rsidRDefault="00686A23">
      <w:pPr>
        <w:pStyle w:val="Normal1"/>
      </w:pPr>
    </w:p>
    <w:p w14:paraId="057DFB43" w14:textId="77777777" w:rsidR="00710EA3" w:rsidRDefault="00710EA3">
      <w:pPr>
        <w:pStyle w:val="Normal1"/>
      </w:pPr>
    </w:p>
    <w:p w14:paraId="4D1CFF2C" w14:textId="77777777" w:rsidR="00710EA3" w:rsidRDefault="00710EA3">
      <w:pPr>
        <w:pStyle w:val="Normal1"/>
      </w:pPr>
    </w:p>
    <w:p w14:paraId="6C761FE9" w14:textId="77777777" w:rsidR="00710EA3" w:rsidRDefault="00710EA3">
      <w:pPr>
        <w:pStyle w:val="Normal1"/>
      </w:pPr>
    </w:p>
    <w:p w14:paraId="0AB32130" w14:textId="77777777" w:rsidR="00686A23" w:rsidRDefault="00686A23">
      <w:pPr>
        <w:pStyle w:val="Normal1"/>
      </w:pPr>
    </w:p>
    <w:p w14:paraId="150CE583" w14:textId="77777777" w:rsidR="00686A23" w:rsidRDefault="00686A23" w:rsidP="004060DE">
      <w:pPr>
        <w:pStyle w:val="Normal1"/>
      </w:pPr>
      <w:r>
        <w:t> </w:t>
      </w:r>
    </w:p>
    <w:p w14:paraId="2ACD9979" w14:textId="77777777" w:rsidR="00224B95" w:rsidRDefault="00224B95" w:rsidP="00224B95">
      <w:pPr>
        <w:pStyle w:val="Normal1"/>
      </w:pPr>
    </w:p>
    <w:p w14:paraId="2C858A5B" w14:textId="77777777" w:rsidR="00224B95" w:rsidRDefault="00224B95" w:rsidP="00224B95">
      <w:pPr>
        <w:pStyle w:val="Normal1"/>
      </w:pPr>
    </w:p>
    <w:p w14:paraId="1A197EE8" w14:textId="77777777" w:rsidR="00224B95" w:rsidRDefault="00224B95" w:rsidP="00224B95">
      <w:pPr>
        <w:pStyle w:val="Normal1"/>
      </w:pPr>
    </w:p>
    <w:p w14:paraId="5F264672" w14:textId="77777777" w:rsidR="00224B95" w:rsidRDefault="00224B95" w:rsidP="00224B95">
      <w:pPr>
        <w:pStyle w:val="Normal1"/>
      </w:pPr>
    </w:p>
    <w:p w14:paraId="5A697E25" w14:textId="77777777" w:rsidR="00224B95" w:rsidRDefault="00224B95" w:rsidP="00224B95">
      <w:pPr>
        <w:pStyle w:val="Normal1"/>
      </w:pPr>
    </w:p>
    <w:p w14:paraId="1C193F83" w14:textId="77777777" w:rsidR="00224B95" w:rsidRDefault="00224B95" w:rsidP="00224B95">
      <w:pPr>
        <w:pStyle w:val="Normal1"/>
      </w:pPr>
    </w:p>
    <w:p w14:paraId="0FA657EA" w14:textId="77777777" w:rsidR="00E46164" w:rsidRDefault="001D25BE" w:rsidP="001D25BE">
      <w:pPr>
        <w:pStyle w:val="Normal1"/>
      </w:pPr>
      <w:r>
        <w:lastRenderedPageBreak/>
        <w:t xml:space="preserve">As I mentioned before, I always keep my “Rules for the Road” easily visible wherever I’m working or trading.  We </w:t>
      </w:r>
      <w:proofErr w:type="gramStart"/>
      <w:r>
        <w:t>created</w:t>
      </w:r>
      <w:proofErr w:type="gramEnd"/>
      <w:r>
        <w:t xml:space="preserve"> a list of our rules for your own use, so feel free to </w:t>
      </w:r>
      <w:proofErr w:type="gramStart"/>
      <w:r>
        <w:t>add to</w:t>
      </w:r>
      <w:proofErr w:type="gramEnd"/>
      <w:r>
        <w:t xml:space="preserve"> them so they fit your trading style. </w:t>
      </w:r>
    </w:p>
    <w:p w14:paraId="7B875EE1" w14:textId="77777777" w:rsidR="00E46164" w:rsidRDefault="00E46164" w:rsidP="00E46164">
      <w:pPr>
        <w:pStyle w:val="Normal1"/>
      </w:pPr>
    </w:p>
    <w:p w14:paraId="134FEAC2" w14:textId="77777777" w:rsidR="00A01E1F" w:rsidRPr="00CA22DD" w:rsidRDefault="00A01E1F" w:rsidP="00CA22DD">
      <w:pPr>
        <w:pStyle w:val="ListParagraph"/>
        <w:numPr>
          <w:ilvl w:val="0"/>
          <w:numId w:val="31"/>
        </w:numPr>
        <w:rPr>
          <w:sz w:val="32"/>
          <w:szCs w:val="32"/>
        </w:rPr>
      </w:pPr>
      <w:r w:rsidRPr="00CA22DD">
        <w:rPr>
          <w:sz w:val="32"/>
          <w:szCs w:val="32"/>
        </w:rPr>
        <w:t>Be patient and wait for the opportunity.</w:t>
      </w:r>
    </w:p>
    <w:p w14:paraId="7BEDC241" w14:textId="77777777" w:rsidR="00A01E1F" w:rsidRPr="00CA22DD" w:rsidRDefault="00A01E1F" w:rsidP="00CA22DD">
      <w:pPr>
        <w:pStyle w:val="ListParagraph"/>
        <w:numPr>
          <w:ilvl w:val="0"/>
          <w:numId w:val="31"/>
        </w:numPr>
        <w:rPr>
          <w:sz w:val="32"/>
          <w:szCs w:val="32"/>
        </w:rPr>
      </w:pPr>
      <w:r w:rsidRPr="00CA22DD">
        <w:rPr>
          <w:sz w:val="32"/>
          <w:szCs w:val="32"/>
        </w:rPr>
        <w:t>Trade on your own ideas.</w:t>
      </w:r>
    </w:p>
    <w:p w14:paraId="6B423724" w14:textId="77777777" w:rsidR="00A01E1F" w:rsidRPr="00CA22DD" w:rsidRDefault="00A01E1F" w:rsidP="00CA22DD">
      <w:pPr>
        <w:pStyle w:val="ListParagraph"/>
        <w:numPr>
          <w:ilvl w:val="0"/>
          <w:numId w:val="31"/>
        </w:numPr>
        <w:rPr>
          <w:sz w:val="32"/>
          <w:szCs w:val="32"/>
        </w:rPr>
      </w:pPr>
      <w:r w:rsidRPr="00CA22DD">
        <w:rPr>
          <w:sz w:val="32"/>
          <w:szCs w:val="32"/>
        </w:rPr>
        <w:t>Review and learn from your mistakes.</w:t>
      </w:r>
    </w:p>
    <w:p w14:paraId="664A3FE9" w14:textId="77777777" w:rsidR="00A01E1F" w:rsidRPr="00CA22DD" w:rsidRDefault="00A01E1F" w:rsidP="00CA22DD">
      <w:pPr>
        <w:pStyle w:val="ListParagraph"/>
        <w:numPr>
          <w:ilvl w:val="0"/>
          <w:numId w:val="31"/>
        </w:numPr>
        <w:rPr>
          <w:sz w:val="32"/>
          <w:szCs w:val="32"/>
        </w:rPr>
      </w:pPr>
      <w:r w:rsidRPr="00CA22DD">
        <w:rPr>
          <w:sz w:val="32"/>
          <w:szCs w:val="32"/>
        </w:rPr>
        <w:t xml:space="preserve">You </w:t>
      </w:r>
      <w:proofErr w:type="gramStart"/>
      <w:r w:rsidRPr="00CA22DD">
        <w:rPr>
          <w:sz w:val="32"/>
          <w:szCs w:val="32"/>
        </w:rPr>
        <w:t>have to</w:t>
      </w:r>
      <w:proofErr w:type="gramEnd"/>
      <w:r w:rsidRPr="00CA22DD">
        <w:rPr>
          <w:sz w:val="32"/>
          <w:szCs w:val="32"/>
        </w:rPr>
        <w:t xml:space="preserve"> be able to sleep at night.</w:t>
      </w:r>
    </w:p>
    <w:p w14:paraId="4982B3C6" w14:textId="77777777" w:rsidR="00A01E1F" w:rsidRPr="00CA22DD" w:rsidRDefault="00A01E1F" w:rsidP="00CA22DD">
      <w:pPr>
        <w:pStyle w:val="ListParagraph"/>
        <w:numPr>
          <w:ilvl w:val="0"/>
          <w:numId w:val="31"/>
        </w:numPr>
        <w:rPr>
          <w:sz w:val="32"/>
          <w:szCs w:val="32"/>
        </w:rPr>
      </w:pPr>
      <w:r w:rsidRPr="00CA22DD">
        <w:rPr>
          <w:sz w:val="32"/>
          <w:szCs w:val="32"/>
        </w:rPr>
        <w:t>Don't risk too much on any one idea.</w:t>
      </w:r>
    </w:p>
    <w:p w14:paraId="36377C83" w14:textId="77777777" w:rsidR="00A01E1F" w:rsidRPr="00CA22DD" w:rsidRDefault="00A01E1F" w:rsidP="00CA22DD">
      <w:pPr>
        <w:pStyle w:val="ListParagraph"/>
        <w:numPr>
          <w:ilvl w:val="0"/>
          <w:numId w:val="31"/>
        </w:numPr>
        <w:rPr>
          <w:sz w:val="32"/>
          <w:szCs w:val="32"/>
        </w:rPr>
      </w:pPr>
      <w:r w:rsidRPr="00CA22DD">
        <w:rPr>
          <w:sz w:val="32"/>
          <w:szCs w:val="32"/>
        </w:rPr>
        <w:t>Beware of yesterday's events.</w:t>
      </w:r>
    </w:p>
    <w:p w14:paraId="09B06F4E" w14:textId="77777777" w:rsidR="00A01E1F" w:rsidRPr="00CA22DD" w:rsidRDefault="00A01E1F" w:rsidP="00CA22DD">
      <w:pPr>
        <w:pStyle w:val="ListParagraph"/>
        <w:numPr>
          <w:ilvl w:val="0"/>
          <w:numId w:val="31"/>
        </w:numPr>
        <w:rPr>
          <w:sz w:val="32"/>
          <w:szCs w:val="32"/>
        </w:rPr>
      </w:pPr>
      <w:r w:rsidRPr="00CA22DD">
        <w:rPr>
          <w:sz w:val="32"/>
          <w:szCs w:val="32"/>
        </w:rPr>
        <w:t>Volatility breeds opportunity.</w:t>
      </w:r>
    </w:p>
    <w:p w14:paraId="50AAC246" w14:textId="77777777" w:rsidR="00A01E1F" w:rsidRPr="00CA22DD" w:rsidRDefault="00A01E1F" w:rsidP="00CA22DD">
      <w:pPr>
        <w:pStyle w:val="ListParagraph"/>
        <w:numPr>
          <w:ilvl w:val="0"/>
          <w:numId w:val="31"/>
        </w:numPr>
        <w:rPr>
          <w:b/>
          <w:sz w:val="32"/>
          <w:szCs w:val="32"/>
        </w:rPr>
      </w:pPr>
      <w:r w:rsidRPr="00CA22DD">
        <w:rPr>
          <w:sz w:val="32"/>
          <w:szCs w:val="32"/>
        </w:rPr>
        <w:t>Anticipate don’t react</w:t>
      </w:r>
      <w:r w:rsidRPr="00CA22DD">
        <w:rPr>
          <w:b/>
          <w:sz w:val="32"/>
          <w:szCs w:val="32"/>
        </w:rPr>
        <w:t>.</w:t>
      </w:r>
    </w:p>
    <w:p w14:paraId="41EBE773" w14:textId="77777777" w:rsidR="00A01E1F" w:rsidRPr="00CA22DD" w:rsidRDefault="00A01E1F" w:rsidP="00CA22DD">
      <w:pPr>
        <w:pStyle w:val="ListParagraph"/>
        <w:numPr>
          <w:ilvl w:val="0"/>
          <w:numId w:val="31"/>
        </w:numPr>
        <w:rPr>
          <w:sz w:val="32"/>
          <w:szCs w:val="32"/>
        </w:rPr>
      </w:pPr>
      <w:r w:rsidRPr="00CA22DD">
        <w:rPr>
          <w:sz w:val="32"/>
          <w:szCs w:val="32"/>
        </w:rPr>
        <w:t>Listen to the markets.</w:t>
      </w:r>
    </w:p>
    <w:p w14:paraId="121AEF76" w14:textId="77777777" w:rsidR="00A01E1F" w:rsidRPr="00CA22DD" w:rsidRDefault="00A01E1F" w:rsidP="00CA22DD">
      <w:pPr>
        <w:pStyle w:val="ListParagraph"/>
        <w:numPr>
          <w:ilvl w:val="0"/>
          <w:numId w:val="31"/>
        </w:numPr>
        <w:rPr>
          <w:b/>
          <w:sz w:val="32"/>
          <w:szCs w:val="32"/>
        </w:rPr>
      </w:pPr>
      <w:proofErr w:type="gramStart"/>
      <w:r w:rsidRPr="00CA22DD">
        <w:rPr>
          <w:sz w:val="32"/>
          <w:szCs w:val="32"/>
        </w:rPr>
        <w:t>Think</w:t>
      </w:r>
      <w:proofErr w:type="gramEnd"/>
      <w:r w:rsidRPr="00CA22DD">
        <w:rPr>
          <w:sz w:val="32"/>
          <w:szCs w:val="32"/>
        </w:rPr>
        <w:t xml:space="preserve"> trades through.</w:t>
      </w:r>
    </w:p>
    <w:p w14:paraId="2E613CB0" w14:textId="77777777" w:rsidR="00A01E1F" w:rsidRPr="00CA22DD" w:rsidRDefault="00A01E1F" w:rsidP="00CA22DD">
      <w:pPr>
        <w:pStyle w:val="ListParagraph"/>
        <w:numPr>
          <w:ilvl w:val="0"/>
          <w:numId w:val="31"/>
        </w:numPr>
        <w:rPr>
          <w:b/>
          <w:sz w:val="32"/>
          <w:szCs w:val="32"/>
        </w:rPr>
      </w:pPr>
      <w:r w:rsidRPr="00CA22DD">
        <w:rPr>
          <w:sz w:val="32"/>
          <w:szCs w:val="32"/>
        </w:rPr>
        <w:t>If you are unsure just get out.</w:t>
      </w:r>
    </w:p>
    <w:p w14:paraId="6361F5F7" w14:textId="77777777" w:rsidR="00A01E1F" w:rsidRPr="00CA22DD" w:rsidRDefault="00A01E1F" w:rsidP="00CA22DD">
      <w:pPr>
        <w:pStyle w:val="ListParagraph"/>
        <w:numPr>
          <w:ilvl w:val="0"/>
          <w:numId w:val="31"/>
        </w:numPr>
        <w:rPr>
          <w:sz w:val="32"/>
          <w:szCs w:val="32"/>
        </w:rPr>
      </w:pPr>
      <w:r w:rsidRPr="00CA22DD">
        <w:rPr>
          <w:sz w:val="32"/>
          <w:szCs w:val="32"/>
        </w:rPr>
        <w:t>Force yourself to trade against the consensus.</w:t>
      </w:r>
    </w:p>
    <w:p w14:paraId="4025F041" w14:textId="77777777" w:rsidR="00A01E1F" w:rsidRPr="00CA22DD" w:rsidRDefault="00A01E1F" w:rsidP="00CA22DD">
      <w:pPr>
        <w:pStyle w:val="ListParagraph"/>
        <w:numPr>
          <w:ilvl w:val="0"/>
          <w:numId w:val="31"/>
        </w:numPr>
        <w:rPr>
          <w:sz w:val="32"/>
          <w:szCs w:val="32"/>
        </w:rPr>
      </w:pPr>
      <w:r w:rsidRPr="00CA22DD">
        <w:rPr>
          <w:sz w:val="32"/>
          <w:szCs w:val="32"/>
        </w:rPr>
        <w:t>Trade pattern recognition.</w:t>
      </w:r>
    </w:p>
    <w:p w14:paraId="0A7EBA32" w14:textId="77777777" w:rsidR="00A01E1F" w:rsidRPr="00CA22DD" w:rsidRDefault="00A01E1F" w:rsidP="00CA22DD">
      <w:pPr>
        <w:pStyle w:val="ListParagraph"/>
        <w:numPr>
          <w:ilvl w:val="0"/>
          <w:numId w:val="31"/>
        </w:numPr>
        <w:rPr>
          <w:sz w:val="32"/>
          <w:szCs w:val="32"/>
        </w:rPr>
      </w:pPr>
      <w:r w:rsidRPr="00CA22DD">
        <w:rPr>
          <w:sz w:val="32"/>
          <w:szCs w:val="32"/>
        </w:rPr>
        <w:t>Start each day anew.</w:t>
      </w:r>
    </w:p>
    <w:p w14:paraId="3AB9B5B4" w14:textId="77777777" w:rsidR="00A01E1F" w:rsidRPr="00CA22DD" w:rsidRDefault="00A01E1F" w:rsidP="00CA22DD">
      <w:pPr>
        <w:pStyle w:val="ListParagraph"/>
        <w:numPr>
          <w:ilvl w:val="0"/>
          <w:numId w:val="31"/>
        </w:numPr>
        <w:rPr>
          <w:sz w:val="32"/>
          <w:szCs w:val="32"/>
        </w:rPr>
      </w:pPr>
      <w:r w:rsidRPr="00CA22DD">
        <w:rPr>
          <w:sz w:val="32"/>
          <w:szCs w:val="32"/>
        </w:rPr>
        <w:t>Recognize winners and losers fast.</w:t>
      </w:r>
    </w:p>
    <w:p w14:paraId="017C944F" w14:textId="77777777" w:rsidR="00A01E1F" w:rsidRPr="00CA22DD" w:rsidRDefault="00A01E1F" w:rsidP="00CA22DD">
      <w:pPr>
        <w:pStyle w:val="ListParagraph"/>
        <w:numPr>
          <w:ilvl w:val="0"/>
          <w:numId w:val="31"/>
        </w:numPr>
        <w:rPr>
          <w:sz w:val="32"/>
          <w:szCs w:val="32"/>
        </w:rPr>
      </w:pPr>
      <w:r w:rsidRPr="00CA22DD">
        <w:rPr>
          <w:sz w:val="32"/>
          <w:szCs w:val="32"/>
        </w:rPr>
        <w:t>Press your bet when you are right.</w:t>
      </w:r>
    </w:p>
    <w:p w14:paraId="23524CFA" w14:textId="77777777" w:rsidR="00A01E1F" w:rsidRPr="00CA22DD" w:rsidRDefault="00A01E1F" w:rsidP="00CA22DD">
      <w:pPr>
        <w:pStyle w:val="ListParagraph"/>
        <w:numPr>
          <w:ilvl w:val="0"/>
          <w:numId w:val="31"/>
        </w:numPr>
        <w:rPr>
          <w:sz w:val="32"/>
          <w:szCs w:val="32"/>
        </w:rPr>
      </w:pPr>
      <w:r w:rsidRPr="00CA22DD">
        <w:rPr>
          <w:sz w:val="32"/>
          <w:szCs w:val="32"/>
        </w:rPr>
        <w:t xml:space="preserve">Force yourself by </w:t>
      </w:r>
      <w:proofErr w:type="gramStart"/>
      <w:r w:rsidRPr="00CA22DD">
        <w:rPr>
          <w:sz w:val="32"/>
          <w:szCs w:val="32"/>
        </w:rPr>
        <w:t>on</w:t>
      </w:r>
      <w:proofErr w:type="gramEnd"/>
      <w:r w:rsidRPr="00CA22DD">
        <w:rPr>
          <w:sz w:val="32"/>
          <w:szCs w:val="32"/>
        </w:rPr>
        <w:t xml:space="preserve"> extreme weakness</w:t>
      </w:r>
      <w:r w:rsidR="00224B95" w:rsidRPr="00CA22DD">
        <w:rPr>
          <w:sz w:val="32"/>
          <w:szCs w:val="32"/>
        </w:rPr>
        <w:t xml:space="preserve"> and</w:t>
      </w:r>
      <w:r w:rsidRPr="00CA22DD">
        <w:rPr>
          <w:sz w:val="32"/>
          <w:szCs w:val="32"/>
        </w:rPr>
        <w:t xml:space="preserve"> sell on extreme strength.</w:t>
      </w:r>
    </w:p>
    <w:p w14:paraId="275FE817" w14:textId="77777777" w:rsidR="00A01E1F" w:rsidRPr="00CA22DD" w:rsidRDefault="00A01E1F" w:rsidP="00CA22DD">
      <w:pPr>
        <w:pStyle w:val="ListParagraph"/>
        <w:numPr>
          <w:ilvl w:val="0"/>
          <w:numId w:val="31"/>
        </w:numPr>
        <w:rPr>
          <w:sz w:val="32"/>
          <w:szCs w:val="32"/>
        </w:rPr>
      </w:pPr>
      <w:r w:rsidRPr="00CA22DD">
        <w:rPr>
          <w:sz w:val="32"/>
          <w:szCs w:val="32"/>
        </w:rPr>
        <w:t>You will never make money in the market if you are too afraid of losing it.</w:t>
      </w:r>
    </w:p>
    <w:p w14:paraId="25579475" w14:textId="77777777" w:rsidR="00E46164" w:rsidRDefault="00E46164" w:rsidP="00E46164">
      <w:pPr>
        <w:pStyle w:val="Normal1"/>
      </w:pPr>
    </w:p>
    <w:p w14:paraId="2BE72363" w14:textId="77777777" w:rsidR="00E46164" w:rsidRDefault="00E46164" w:rsidP="00E46164">
      <w:pPr>
        <w:pStyle w:val="Normal1"/>
      </w:pPr>
    </w:p>
    <w:p w14:paraId="5D4544BF" w14:textId="77777777" w:rsidR="00E46164" w:rsidRDefault="00E46164" w:rsidP="00E46164">
      <w:pPr>
        <w:pStyle w:val="Normal1"/>
      </w:pPr>
    </w:p>
    <w:p w14:paraId="456B4949" w14:textId="77777777" w:rsidR="00E46164" w:rsidRDefault="00E46164" w:rsidP="00E46164">
      <w:pPr>
        <w:pStyle w:val="Normal1"/>
      </w:pPr>
    </w:p>
    <w:p w14:paraId="3FE75B46" w14:textId="77777777" w:rsidR="00314998" w:rsidRDefault="00314998" w:rsidP="00314998">
      <w:pPr>
        <w:pStyle w:val="Heading1"/>
      </w:pPr>
      <w:bookmarkStart w:id="114" w:name="_TOC241028"/>
      <w:bookmarkStart w:id="115" w:name="_Toc194053641"/>
      <w:bookmarkStart w:id="116" w:name="_Toc194485738"/>
      <w:bookmarkStart w:id="117" w:name="_Toc194489529"/>
      <w:bookmarkStart w:id="118" w:name="_Toc194490427"/>
      <w:bookmarkEnd w:id="114"/>
    </w:p>
    <w:p w14:paraId="29A55988" w14:textId="77777777" w:rsidR="00224B95" w:rsidRPr="00224B95" w:rsidRDefault="00224B95" w:rsidP="00224B95"/>
    <w:p w14:paraId="47688CB9" w14:textId="77777777" w:rsidR="00710EA3" w:rsidRDefault="00710EA3" w:rsidP="00710EA3"/>
    <w:p w14:paraId="10EB78A4" w14:textId="77777777" w:rsidR="00710EA3" w:rsidRDefault="00710EA3" w:rsidP="00710EA3"/>
    <w:p w14:paraId="347FE07B" w14:textId="77777777" w:rsidR="00710EA3" w:rsidRPr="00710EA3" w:rsidRDefault="00710EA3" w:rsidP="00710EA3"/>
    <w:p w14:paraId="28D38B4D" w14:textId="77777777" w:rsidR="00686A23" w:rsidRDefault="00686A23" w:rsidP="00314998">
      <w:pPr>
        <w:pStyle w:val="Heading1"/>
      </w:pPr>
      <w:bookmarkStart w:id="119" w:name="_Toc196105797"/>
      <w:r>
        <w:t>Investors Tool Kit</w:t>
      </w:r>
      <w:bookmarkEnd w:id="115"/>
      <w:bookmarkEnd w:id="116"/>
      <w:bookmarkEnd w:id="117"/>
      <w:bookmarkEnd w:id="118"/>
      <w:bookmarkEnd w:id="119"/>
    </w:p>
    <w:p w14:paraId="5693E0CA" w14:textId="77777777" w:rsidR="00686A23" w:rsidRDefault="00686A23">
      <w:pPr>
        <w:pStyle w:val="FreeForm"/>
        <w:keepNext w:val="0"/>
        <w:rPr>
          <w:rFonts w:ascii="Times New Roman" w:hAnsi="Times New Roman"/>
          <w:sz w:val="22"/>
        </w:rPr>
      </w:pPr>
    </w:p>
    <w:p w14:paraId="02237ABB" w14:textId="77777777" w:rsidR="00686A23" w:rsidRDefault="00686A23">
      <w:pPr>
        <w:pStyle w:val="Normal1"/>
      </w:pPr>
      <w:r>
        <w:t xml:space="preserve">Here you will find a diverse selection of Sax Angle recommended sources for serious investors.  While some of these tools are not free, we at the Sax angle have </w:t>
      </w:r>
      <w:proofErr w:type="gramStart"/>
      <w:r>
        <w:t>gathered together</w:t>
      </w:r>
      <w:proofErr w:type="gramEnd"/>
      <w:r>
        <w:t xml:space="preserve"> some trial memberships to help you get started.  These are all services that we have found worth the money over years of investing.  While not everyone’s budget can accommodate the full quiver of tools, we do recommend that you find some way to cover all these crucial sources of information.</w:t>
      </w:r>
    </w:p>
    <w:p w14:paraId="26280724" w14:textId="77777777" w:rsidR="00686A23" w:rsidRDefault="00686A23">
      <w:pPr>
        <w:pStyle w:val="Normal1"/>
      </w:pPr>
    </w:p>
    <w:p w14:paraId="68A6B430" w14:textId="77777777" w:rsidR="00686A23" w:rsidRDefault="00686A23">
      <w:pPr>
        <w:pStyle w:val="Normal1"/>
        <w:rPr>
          <w:b/>
        </w:rPr>
      </w:pPr>
      <w:r>
        <w:rPr>
          <w:b/>
        </w:rPr>
        <w:t>Insider Trading Info</w:t>
      </w:r>
    </w:p>
    <w:p w14:paraId="5E5B8A8D" w14:textId="77777777" w:rsidR="00686A23" w:rsidRDefault="00686A23">
      <w:pPr>
        <w:pStyle w:val="Normal1"/>
      </w:pPr>
      <w:r>
        <w:t>If the people that know the company the best aren’t buying, why should you?</w:t>
      </w:r>
      <w:r>
        <w:cr/>
      </w:r>
      <w:r w:rsidR="00AF0AB4">
        <w:rPr>
          <w:noProof/>
        </w:rPr>
        <w:drawing>
          <wp:inline distT="0" distB="0" distL="0" distR="0" wp14:anchorId="0E8FE389" wp14:editId="4118C115">
            <wp:extent cx="203200" cy="20320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t xml:space="preserve"> </w:t>
      </w:r>
      <w:hyperlink r:id="rId88" w:history="1">
        <w:r>
          <w:rPr>
            <w:color w:val="000099"/>
            <w:u w:val="single" w:color="234D78"/>
          </w:rPr>
          <w:t>http://www.washingtonservice.com</w:t>
        </w:r>
      </w:hyperlink>
      <w:r>
        <w:t>(Requires Account)</w:t>
      </w:r>
    </w:p>
    <w:p w14:paraId="78DF1963" w14:textId="77777777" w:rsidR="00686A23" w:rsidRDefault="00686A23">
      <w:pPr>
        <w:pStyle w:val="Normal1"/>
        <w:rPr>
          <w:b/>
        </w:rPr>
      </w:pPr>
      <w:r>
        <w:rPr>
          <w:b/>
        </w:rPr>
        <w:t xml:space="preserve">Market </w:t>
      </w:r>
      <w:r w:rsidR="005630DA">
        <w:rPr>
          <w:b/>
        </w:rPr>
        <w:t>Intelligence</w:t>
      </w:r>
    </w:p>
    <w:p w14:paraId="21DDE6D3" w14:textId="77777777" w:rsidR="00686A23" w:rsidRDefault="00686A23">
      <w:pPr>
        <w:pStyle w:val="Normal1"/>
      </w:pPr>
      <w:r>
        <w:t>We have been using Briefing for years and it helps to know why your stock is plummeting or rising mysteriously.</w:t>
      </w:r>
      <w:r>
        <w:cr/>
      </w:r>
      <w:hyperlink r:id="rId89" w:history="1">
        <w:r w:rsidR="00AF0AB4">
          <w:rPr>
            <w:noProof/>
          </w:rPr>
          <w:drawing>
            <wp:inline distT="0" distB="0" distL="0" distR="0" wp14:anchorId="6DB412F3" wp14:editId="3047E9B1">
              <wp:extent cx="203200" cy="203200"/>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Pr>
            <w:color w:val="000099"/>
            <w:u w:val="single"/>
          </w:rPr>
          <w:t>www.briefing.com</w:t>
        </w:r>
      </w:hyperlink>
      <w:r>
        <w:t xml:space="preserve"> (Requires Account)</w:t>
      </w:r>
    </w:p>
    <w:p w14:paraId="58ECE9DE" w14:textId="77777777" w:rsidR="00686A23" w:rsidRDefault="00686A23">
      <w:pPr>
        <w:pStyle w:val="Normal1"/>
        <w:rPr>
          <w:b/>
        </w:rPr>
      </w:pPr>
      <w:r>
        <w:rPr>
          <w:b/>
        </w:rPr>
        <w:t>Trading Software</w:t>
      </w:r>
    </w:p>
    <w:p w14:paraId="13D4D2DA" w14:textId="77777777" w:rsidR="00686A23" w:rsidRDefault="00686A23">
      <w:pPr>
        <w:pStyle w:val="Normal1"/>
      </w:pPr>
      <w:r>
        <w:t>If you want to be the best, use the best.</w:t>
      </w:r>
      <w:r>
        <w:cr/>
      </w:r>
      <w:hyperlink r:id="rId91" w:history="1">
        <w:r w:rsidR="00AF0AB4">
          <w:rPr>
            <w:noProof/>
          </w:rPr>
          <w:drawing>
            <wp:inline distT="0" distB="0" distL="0" distR="0" wp14:anchorId="51DCF70D" wp14:editId="24FEA011">
              <wp:extent cx="203200" cy="20320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Pr>
            <w:color w:val="000099"/>
            <w:u w:val="single"/>
          </w:rPr>
          <w:t xml:space="preserve"> www.tradestation.com</w:t>
        </w:r>
      </w:hyperlink>
      <w:r>
        <w:t xml:space="preserve"> (Requires Account)</w:t>
      </w:r>
    </w:p>
    <w:p w14:paraId="66A9A991" w14:textId="77777777" w:rsidR="00686A23" w:rsidRDefault="00686A23">
      <w:pPr>
        <w:pStyle w:val="Normal1"/>
        <w:rPr>
          <w:b/>
        </w:rPr>
      </w:pPr>
      <w:r>
        <w:rPr>
          <w:b/>
        </w:rPr>
        <w:t>Up to-the-minute financial news</w:t>
      </w:r>
    </w:p>
    <w:p w14:paraId="15DB1E9B" w14:textId="77777777" w:rsidR="00686A23" w:rsidRDefault="00686A23">
      <w:pPr>
        <w:pStyle w:val="Normal1"/>
      </w:pPr>
      <w:r>
        <w:t>We like the new beta audio feature.  It’s even faster than the web version.</w:t>
      </w:r>
      <w:r>
        <w:cr/>
      </w:r>
      <w:hyperlink r:id="rId93" w:history="1">
        <w:r w:rsidR="00AF0AB4">
          <w:rPr>
            <w:noProof/>
          </w:rPr>
          <w:drawing>
            <wp:inline distT="0" distB="0" distL="0" distR="0" wp14:anchorId="574F66B2" wp14:editId="1C238F30">
              <wp:extent cx="203200" cy="20320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Pr>
            <w:color w:val="000099"/>
            <w:u w:val="single"/>
          </w:rPr>
          <w:t xml:space="preserve"> www.theflyonthewall.com</w:t>
        </w:r>
      </w:hyperlink>
      <w:r>
        <w:t xml:space="preserve"> (Requires Account)</w:t>
      </w:r>
    </w:p>
    <w:p w14:paraId="1231EE9D" w14:textId="77777777" w:rsidR="00686A23" w:rsidRDefault="00686A23">
      <w:pPr>
        <w:pStyle w:val="Normal1"/>
        <w:rPr>
          <w:b/>
        </w:rPr>
      </w:pPr>
      <w:r>
        <w:rPr>
          <w:b/>
        </w:rPr>
        <w:t>What is a company worth?</w:t>
      </w:r>
    </w:p>
    <w:p w14:paraId="209BA965" w14:textId="77777777" w:rsidR="00686A23" w:rsidRDefault="00686A23">
      <w:pPr>
        <w:pStyle w:val="Normal1"/>
      </w:pPr>
      <w:r>
        <w:t>There’s a difference between a good company and a good stock.  Price does matter.</w:t>
      </w:r>
      <w:r>
        <w:cr/>
      </w:r>
      <w:hyperlink r:id="rId95" w:history="1">
        <w:r w:rsidR="00AF0AB4">
          <w:rPr>
            <w:noProof/>
          </w:rPr>
          <w:drawing>
            <wp:inline distT="0" distB="0" distL="0" distR="0" wp14:anchorId="1B38D3B8" wp14:editId="6E1F04EB">
              <wp:extent cx="203200" cy="20320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Pr>
            <w:color w:val="000099"/>
            <w:u w:val="single"/>
          </w:rPr>
          <w:t xml:space="preserve"> www.valuepro.net</w:t>
        </w:r>
      </w:hyperlink>
    </w:p>
    <w:p w14:paraId="0EBE4F8D" w14:textId="77777777" w:rsidR="00686A23" w:rsidRDefault="00686A23">
      <w:pPr>
        <w:pStyle w:val="Normal1"/>
        <w:rPr>
          <w:b/>
        </w:rPr>
      </w:pPr>
      <w:r>
        <w:rPr>
          <w:b/>
        </w:rPr>
        <w:t>Map of the Market</w:t>
      </w:r>
    </w:p>
    <w:p w14:paraId="35FE8F1E" w14:textId="77777777" w:rsidR="00686A23" w:rsidRDefault="00686A23">
      <w:pPr>
        <w:pStyle w:val="Normal1"/>
      </w:pPr>
      <w:r>
        <w:t>Informative, interactive infographic of the market</w:t>
      </w:r>
      <w:r>
        <w:cr/>
      </w:r>
      <w:hyperlink r:id="rId97" w:history="1">
        <w:r w:rsidR="00AF0AB4">
          <w:rPr>
            <w:noProof/>
          </w:rPr>
          <w:drawing>
            <wp:inline distT="0" distB="0" distL="0" distR="0" wp14:anchorId="370CABB9" wp14:editId="7C24B7E3">
              <wp:extent cx="203200" cy="20320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Pr>
            <w:color w:val="000099"/>
            <w:u w:val="single"/>
          </w:rPr>
          <w:t>Smart Money Map of the Market</w:t>
        </w:r>
      </w:hyperlink>
    </w:p>
    <w:p w14:paraId="01C542E6" w14:textId="77777777" w:rsidR="00686A23" w:rsidRDefault="00686A23">
      <w:pPr>
        <w:pStyle w:val="Normal1"/>
        <w:rPr>
          <w:b/>
        </w:rPr>
      </w:pPr>
      <w:r>
        <w:rPr>
          <w:b/>
        </w:rPr>
        <w:t>Bloomberg</w:t>
      </w:r>
    </w:p>
    <w:p w14:paraId="07A43299" w14:textId="77777777" w:rsidR="00686A23" w:rsidRDefault="00686A23">
      <w:pPr>
        <w:pStyle w:val="Normal1"/>
      </w:pPr>
      <w:r>
        <w:lastRenderedPageBreak/>
        <w:t xml:space="preserve">The gold standard.  If you can afford it, why not?  Their soft terminal software can do just about anything and has more info than </w:t>
      </w:r>
      <w:proofErr w:type="gramStart"/>
      <w:r>
        <w:t>any one human</w:t>
      </w:r>
      <w:proofErr w:type="gramEnd"/>
      <w:r>
        <w:t xml:space="preserve"> can digest.</w:t>
      </w:r>
    </w:p>
    <w:p w14:paraId="4135BE2C" w14:textId="77777777" w:rsidR="00686A23" w:rsidRDefault="00686A23">
      <w:pPr>
        <w:pStyle w:val="Normal1"/>
        <w:rPr>
          <w:color w:val="444444"/>
        </w:rPr>
      </w:pPr>
      <w:hyperlink r:id="rId99" w:history="1">
        <w:r>
          <w:rPr>
            <w:color w:val="000099"/>
          </w:rPr>
          <w:t>www.bloomberg.com</w:t>
        </w:r>
      </w:hyperlink>
    </w:p>
    <w:p w14:paraId="45CD7D5C" w14:textId="77777777" w:rsidR="00686A23" w:rsidRDefault="00686A23">
      <w:pPr>
        <w:pStyle w:val="Normal1"/>
        <w:rPr>
          <w:color w:val="444444"/>
        </w:rPr>
      </w:pPr>
    </w:p>
    <w:p w14:paraId="774F05BD" w14:textId="77777777" w:rsidR="00686A23" w:rsidRDefault="00686A23">
      <w:pPr>
        <w:pStyle w:val="Normal1"/>
        <w:rPr>
          <w:color w:val="444444"/>
        </w:rPr>
      </w:pPr>
    </w:p>
    <w:p w14:paraId="2D9C2344" w14:textId="77777777" w:rsidR="005630DA" w:rsidRDefault="005630DA">
      <w:pPr>
        <w:pStyle w:val="Normal1"/>
        <w:rPr>
          <w:color w:val="444444"/>
        </w:rPr>
      </w:pPr>
    </w:p>
    <w:p w14:paraId="5A01A811" w14:textId="77777777" w:rsidR="005630DA" w:rsidRDefault="005630DA">
      <w:pPr>
        <w:pStyle w:val="Normal1"/>
        <w:rPr>
          <w:color w:val="444444"/>
        </w:rPr>
      </w:pPr>
    </w:p>
    <w:p w14:paraId="0C996F24" w14:textId="77777777" w:rsidR="00686A23" w:rsidRDefault="00686A23">
      <w:pPr>
        <w:pStyle w:val="Normal1"/>
      </w:pPr>
      <w:r>
        <w:rPr>
          <w:b/>
        </w:rPr>
        <w:t>Financial Blogs</w:t>
      </w:r>
    </w:p>
    <w:p w14:paraId="75497F2F" w14:textId="77777777" w:rsidR="00686A23" w:rsidRDefault="00686A23">
      <w:pPr>
        <w:pStyle w:val="Normal1"/>
      </w:pPr>
      <w:r>
        <w:t> </w:t>
      </w:r>
    </w:p>
    <w:p w14:paraId="1FA11660" w14:textId="77777777" w:rsidR="00686A23" w:rsidRDefault="00AF0AB4">
      <w:pPr>
        <w:pStyle w:val="Normal1"/>
        <w:rPr>
          <w:color w:val="000099"/>
          <w:u w:val="single"/>
        </w:rPr>
      </w:pPr>
      <w:hyperlink r:id="rId100" w:history="1">
        <w:r>
          <w:rPr>
            <w:noProof/>
          </w:rPr>
          <w:drawing>
            <wp:inline distT="0" distB="0" distL="0" distR="0" wp14:anchorId="27AF7DF2" wp14:editId="127F77C5">
              <wp:extent cx="292100" cy="292100"/>
              <wp:effectExtent l="0" t="0" r="12700" b="1270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292100" cy="292100"/>
                      </a:xfrm>
                      <a:prstGeom prst="rect">
                        <a:avLst/>
                      </a:prstGeom>
                      <a:noFill/>
                      <a:ln>
                        <a:noFill/>
                      </a:ln>
                    </pic:spPr>
                  </pic:pic>
                </a:graphicData>
              </a:graphic>
            </wp:inline>
          </w:drawing>
        </w:r>
      </w:hyperlink>
    </w:p>
    <w:p w14:paraId="01E434B9" w14:textId="77777777" w:rsidR="00686A23" w:rsidRDefault="00686A23">
      <w:pPr>
        <w:pStyle w:val="Normal1"/>
      </w:pPr>
      <w:r>
        <w:t> I don’t believe reading these blogs for the most part will consistently or even rarely make you money.  But sometimes nothing will.  And for those times, reading about making money will have to do:</w:t>
      </w:r>
    </w:p>
    <w:p w14:paraId="2AC75A80" w14:textId="77777777" w:rsidR="00686A23" w:rsidRDefault="00686A23">
      <w:pPr>
        <w:pStyle w:val="Normal1"/>
      </w:pPr>
      <w:r>
        <w:t>Exchange Traded Funds</w:t>
      </w:r>
    </w:p>
    <w:p w14:paraId="3CE7AA4F" w14:textId="77777777" w:rsidR="00686A23" w:rsidRDefault="00686A23">
      <w:pPr>
        <w:pStyle w:val="Normal1"/>
      </w:pPr>
      <w:r>
        <w:t>Exchange-Traded Funds (ETF) Center</w:t>
      </w:r>
    </w:p>
    <w:p w14:paraId="1E7D5FF5" w14:textId="77777777" w:rsidR="00686A23" w:rsidRDefault="00686A23">
      <w:pPr>
        <w:pStyle w:val="Normal1"/>
      </w:pPr>
      <w:r>
        <w:t xml:space="preserve">There are over 1500 ETFs now.  This is the best place to find information on what’s out there.  Many of these ETFs will fail, not attract enough investor interest to stay listed or not perform as advertised.  Many of these ETFs are fundamentally flawed.  THEY </w:t>
      </w:r>
      <w:proofErr w:type="gramStart"/>
      <w:r>
        <w:t>DO NOT DO</w:t>
      </w:r>
      <w:proofErr w:type="gramEnd"/>
      <w:r>
        <w:t xml:space="preserve"> PERFORM THE WAY YOU THINK THEY SHOULD. </w:t>
      </w:r>
      <w:proofErr w:type="gramStart"/>
      <w:r>
        <w:t>That being said everyone</w:t>
      </w:r>
      <w:proofErr w:type="gramEnd"/>
      <w:r>
        <w:t xml:space="preserve"> buys </w:t>
      </w:r>
      <w:proofErr w:type="gramStart"/>
      <w:r>
        <w:t>them</w:t>
      </w:r>
      <w:proofErr w:type="gramEnd"/>
      <w:r>
        <w:t xml:space="preserve"> and they offer an immediate and convenient way to get in or out.</w:t>
      </w:r>
    </w:p>
    <w:p w14:paraId="4AD709E1" w14:textId="77777777" w:rsidR="00686A23" w:rsidRDefault="00686A23">
      <w:pPr>
        <w:pStyle w:val="Normal1"/>
      </w:pPr>
      <w:r>
        <w:rPr>
          <w:color w:val="444444"/>
        </w:rPr>
        <w:t xml:space="preserve">via </w:t>
      </w:r>
      <w:hyperlink r:id="rId102" w:history="1">
        <w:r>
          <w:rPr>
            <w:color w:val="000099"/>
          </w:rPr>
          <w:t>ETF Channel</w:t>
        </w:r>
      </w:hyperlink>
    </w:p>
    <w:p w14:paraId="36A2C858" w14:textId="77777777" w:rsidR="00686A23" w:rsidRDefault="00686A23">
      <w:pPr>
        <w:pStyle w:val="Heading21"/>
        <w:spacing w:before="2" w:after="2"/>
        <w:rPr>
          <w:rFonts w:ascii="Times New Roman" w:hAnsi="Times New Roman"/>
        </w:rPr>
      </w:pPr>
    </w:p>
    <w:p w14:paraId="1DEC9603" w14:textId="77777777" w:rsidR="00686A23" w:rsidRDefault="0035583D" w:rsidP="004060DE">
      <w:pPr>
        <w:pStyle w:val="Heading2"/>
      </w:pPr>
      <w:bookmarkStart w:id="120" w:name="_Toc196105798"/>
      <w:r>
        <w:t xml:space="preserve">Getting Started: We’re Here </w:t>
      </w:r>
      <w:proofErr w:type="gramStart"/>
      <w:r>
        <w:t>To</w:t>
      </w:r>
      <w:proofErr w:type="gramEnd"/>
      <w:r>
        <w:t xml:space="preserve"> Help</w:t>
      </w:r>
      <w:bookmarkEnd w:id="120"/>
    </w:p>
    <w:p w14:paraId="1843B3DB" w14:textId="77777777" w:rsidR="0035583D" w:rsidRDefault="0035583D" w:rsidP="004060DE">
      <w:r>
        <w:t xml:space="preserve">This is a list of the services we know and trust.  They have been gracious enough to provide </w:t>
      </w:r>
      <w:r w:rsidR="00B47437">
        <w:t>our readers with a free trial of their products.</w:t>
      </w:r>
    </w:p>
    <w:p w14:paraId="785785F6" w14:textId="77777777" w:rsidR="00B47437" w:rsidRDefault="00B47437" w:rsidP="004060DE"/>
    <w:p w14:paraId="50BB316B" w14:textId="77777777" w:rsidR="00686A23" w:rsidRDefault="00686A23">
      <w:pPr>
        <w:rPr>
          <w:rFonts w:eastAsia="Times New Roman"/>
          <w:color w:val="auto"/>
          <w:sz w:val="20"/>
          <w:lang w:bidi="x-none"/>
        </w:rPr>
      </w:pPr>
      <w:bookmarkStart w:id="121" w:name="_TOC243230"/>
      <w:bookmarkStart w:id="122" w:name="TOC130465437"/>
      <w:bookmarkStart w:id="123" w:name="_TOC244120"/>
      <w:bookmarkStart w:id="124" w:name="TOC130465436"/>
      <w:bookmarkEnd w:id="121"/>
      <w:bookmarkEnd w:id="122"/>
      <w:bookmarkEnd w:id="123"/>
      <w:bookmarkEnd w:id="124"/>
    </w:p>
    <w:p w14:paraId="3863A3DF" w14:textId="77777777" w:rsidR="00A61BB8" w:rsidRDefault="00A61BB8">
      <w:pPr>
        <w:rPr>
          <w:rFonts w:eastAsia="Times New Roman"/>
          <w:color w:val="auto"/>
          <w:sz w:val="20"/>
          <w:szCs w:val="20"/>
        </w:rPr>
      </w:pPr>
    </w:p>
    <w:sectPr w:rsidR="00A61BB8">
      <w:headerReference w:type="even" r:id="rId103"/>
      <w:headerReference w:type="default" r:id="rId104"/>
      <w:footerReference w:type="even" r:id="rId105"/>
      <w:footerReference w:type="default" r:id="rId106"/>
      <w:footnotePr>
        <w:numRestart w:val="eachPage"/>
      </w:footnotePr>
      <w:pgSz w:w="12240" w:h="15840"/>
      <w:pgMar w:top="2160" w:right="1440" w:bottom="1440" w:left="1800" w:header="720" w:footer="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Harvey Sax" w:date="2012-04-24T22:58:00Z" w:initials="HS">
    <w:p w14:paraId="071F8464" w14:textId="77777777" w:rsidR="00AD6FBF" w:rsidRDefault="00AD6FBF">
      <w:pPr>
        <w:pStyle w:val="CommentText"/>
      </w:pPr>
      <w:r>
        <w:rPr>
          <w:rStyle w:val="CommentReference"/>
        </w:rPr>
        <w:annotationRef/>
      </w:r>
      <w:r w:rsidRPr="004C1392">
        <w:t>.  The company that I had spent the last five years of my life building was a casualty of the Dot.com bubble.</w:t>
      </w:r>
    </w:p>
  </w:comment>
  <w:comment w:id="6" w:author="Jesse Wilensky" w:date="2012-04-01T16:41:00Z" w:initials="JW">
    <w:p w14:paraId="5F2692F2" w14:textId="77777777" w:rsidR="00AD6FBF" w:rsidRDefault="00AD6FBF">
      <w:pPr>
        <w:pStyle w:val="CommentText"/>
      </w:pPr>
      <w:r>
        <w:rPr>
          <w:rStyle w:val="CommentReference"/>
        </w:rPr>
        <w:annotationRef/>
      </w:r>
      <w:r>
        <w:t xml:space="preserve">Say something about how your youthful inexperience allowed you to still be shocked by the harsh yet natural nature of wall street to humanize yourself more.  </w:t>
      </w:r>
    </w:p>
  </w:comment>
  <w:comment w:id="7" w:author="Jesse Wilensky" w:date="2012-04-01T17:38:00Z" w:initials="JW">
    <w:p w14:paraId="65E0249B" w14:textId="77777777" w:rsidR="00AD6FBF" w:rsidRDefault="00AD6FBF">
      <w:pPr>
        <w:pStyle w:val="CommentText"/>
      </w:pPr>
      <w:r>
        <w:rPr>
          <w:rStyle w:val="CommentReference"/>
        </w:rPr>
        <w:annotationRef/>
      </w:r>
      <w:r>
        <w:t>Explain why/ thought behind this from seminar</w:t>
      </w:r>
    </w:p>
  </w:comment>
  <w:comment w:id="8" w:author="Jesse Wilensky" w:date="2012-04-01T17:39:00Z" w:initials="JW">
    <w:p w14:paraId="62E92E37" w14:textId="77777777" w:rsidR="00AD6FBF" w:rsidRDefault="00AD6FBF">
      <w:pPr>
        <w:pStyle w:val="CommentText"/>
      </w:pPr>
      <w:r>
        <w:rPr>
          <w:rStyle w:val="CommentReference"/>
        </w:rPr>
        <w:annotationRef/>
      </w:r>
      <w:r>
        <w:t>Change to actual chapter name</w:t>
      </w:r>
    </w:p>
  </w:comment>
  <w:comment w:id="9" w:author="" w:date="2012-03-22T09:26:00Z" w:initials="">
    <w:p w14:paraId="269EE101" w14:textId="77777777" w:rsidR="00AD6FBF" w:rsidRDefault="00AD6FBF">
      <w:pPr>
        <w:rPr>
          <w:rFonts w:eastAsia="Times New Roman"/>
          <w:color w:val="auto"/>
          <w:sz w:val="20"/>
          <w:lang w:bidi="x-none"/>
        </w:rPr>
      </w:pPr>
      <w:r>
        <w:annotationRef/>
      </w:r>
    </w:p>
    <w:p w14:paraId="382AA1DB" w14:textId="77777777" w:rsidR="00AD6FBF" w:rsidRDefault="00AD6FBF">
      <w:pPr>
        <w:pStyle w:val="FreeForm"/>
        <w:rPr>
          <w:rFonts w:ascii="Lucida Grande" w:hAnsi="Lucida Grande"/>
          <w:sz w:val="18"/>
        </w:rPr>
      </w:pPr>
      <w:r>
        <w:rPr>
          <w:rFonts w:ascii="Lucida Grande" w:hAnsi="Lucida Grande"/>
          <w:sz w:val="18"/>
        </w:rPr>
        <w:t xml:space="preserve">Jesse Wilensky </w:t>
      </w:r>
      <w:r>
        <w:rPr>
          <w:rFonts w:ascii="Lucida Grande" w:hAnsi="Lucida Grande"/>
          <w:sz w:val="18"/>
        </w:rPr>
        <w:fldChar w:fldCharType="begin" w:fldLock="1"/>
      </w:r>
      <w:r>
        <w:rPr>
          <w:rFonts w:ascii="Lucida Grande" w:hAnsi="Lucida Grande"/>
          <w:sz w:val="18"/>
        </w:rPr>
        <w:instrText xml:space="preserve"> DATE \@ "MMM d, ''yy, h:mm AM/PM" </w:instrText>
      </w:r>
      <w:r>
        <w:rPr>
          <w:rFonts w:ascii="Lucida Grande" w:hAnsi="Lucida Grande"/>
          <w:sz w:val="18"/>
        </w:rPr>
        <w:fldChar w:fldCharType="separate"/>
      </w:r>
      <w:r>
        <w:rPr>
          <w:rFonts w:ascii="Lucida Grande" w:hAnsi="Lucida Grande"/>
          <w:sz w:val="18"/>
        </w:rPr>
        <w:t>Feb 8, '12, 2:23 PM</w:t>
      </w:r>
      <w:r>
        <w:rPr>
          <w:rFonts w:ascii="Lucida Grande" w:hAnsi="Lucida Grande"/>
          <w:sz w:val="18"/>
        </w:rPr>
        <w:fldChar w:fldCharType="end"/>
      </w:r>
    </w:p>
    <w:p w14:paraId="569014C4" w14:textId="77777777" w:rsidR="00AD6FBF" w:rsidRDefault="00AD6FBF">
      <w:pPr>
        <w:pStyle w:val="Normal1"/>
        <w:rPr>
          <w:rFonts w:eastAsia="Times New Roman"/>
          <w:color w:val="auto"/>
          <w:sz w:val="20"/>
          <w:lang w:bidi="x-none"/>
        </w:rPr>
      </w:pPr>
      <w:r>
        <w:t>Don’t make the process sound too easy.  You need to illustrate the hard work to attract clients.  The hard work has just become more second nature over the years.</w:t>
      </w:r>
    </w:p>
  </w:comment>
  <w:comment w:id="14" w:author="Jesse Wilensky" w:date="2012-04-12T09:35:00Z" w:initials="JW">
    <w:p w14:paraId="7079849B" w14:textId="77777777" w:rsidR="00AD6FBF" w:rsidRDefault="00AD6FBF">
      <w:pPr>
        <w:pStyle w:val="CommentText"/>
      </w:pPr>
      <w:r>
        <w:rPr>
          <w:rStyle w:val="CommentReference"/>
        </w:rPr>
        <w:annotationRef/>
      </w:r>
      <w:r>
        <w:t>Change Purple and Red to right and left</w:t>
      </w:r>
    </w:p>
  </w:comment>
  <w:comment w:id="48" w:author="Jesse Wilensky" w:date="2012-04-15T18:51:00Z" w:initials="JW">
    <w:p w14:paraId="00E1339C" w14:textId="77777777" w:rsidR="00AD6FBF" w:rsidRDefault="00AD6FBF">
      <w:pPr>
        <w:pStyle w:val="CommentText"/>
      </w:pPr>
      <w:r>
        <w:rPr>
          <w:rStyle w:val="CommentReference"/>
        </w:rPr>
        <w:annotationRef/>
      </w:r>
      <w:r>
        <w:t>Introduce the nurturing parent?</w:t>
      </w:r>
    </w:p>
  </w:comment>
  <w:comment w:id="58" w:author="Jesse Wilensky" w:date="2012-04-16T13:10:00Z" w:initials="JW">
    <w:p w14:paraId="5A85A08B" w14:textId="77777777" w:rsidR="00AD6FBF" w:rsidRDefault="00AD6FBF">
      <w:pPr>
        <w:pStyle w:val="CommentText"/>
      </w:pPr>
      <w:r>
        <w:rPr>
          <w:rStyle w:val="CommentReference"/>
        </w:rPr>
        <w:annotationRef/>
      </w:r>
      <w:r>
        <w:t>Does this still fit here or merge with another section?</w:t>
      </w:r>
    </w:p>
  </w:comment>
  <w:comment w:id="76" w:author="Jesse Wilensky" w:date="2012-04-17T22:34:00Z" w:initials="JW">
    <w:p w14:paraId="536CC92A" w14:textId="77777777" w:rsidR="00AD6FBF" w:rsidRDefault="00AD6FBF">
      <w:pPr>
        <w:pStyle w:val="CommentText"/>
      </w:pPr>
      <w:r>
        <w:rPr>
          <w:rStyle w:val="CommentReference"/>
        </w:rPr>
        <w:annotationRef/>
      </w:r>
      <w:r>
        <w:t>Do these Charts look ok as a final copy??????????????</w:t>
      </w:r>
    </w:p>
  </w:comment>
  <w:comment w:id="87" w:author="Harvey Sax" w:date="2012-04-29T12:23:00Z" w:initials="HS">
    <w:p w14:paraId="0F6E3F4E" w14:textId="77777777" w:rsidR="00760654" w:rsidRDefault="00760654">
      <w:pPr>
        <w:pStyle w:val="CommentText"/>
      </w:pPr>
      <w:r>
        <w:rPr>
          <w:rStyle w:val="CommentReference"/>
        </w:rPr>
        <w:annotationRef/>
      </w:r>
      <w:r>
        <w:t>This is a new graphic with better resolutions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71F8464" w15:done="0"/>
  <w15:commentEx w15:paraId="5F2692F2" w15:done="0"/>
  <w15:commentEx w15:paraId="65E0249B" w15:done="0"/>
  <w15:commentEx w15:paraId="62E92E37" w15:done="0"/>
  <w15:commentEx w15:paraId="569014C4" w15:done="0"/>
  <w15:commentEx w15:paraId="7079849B" w15:done="0"/>
  <w15:commentEx w15:paraId="00E1339C" w15:done="0"/>
  <w15:commentEx w15:paraId="5A85A08B" w15:done="0"/>
  <w15:commentEx w15:paraId="536CC92A" w15:done="0"/>
  <w15:commentEx w15:paraId="0F6E3F4E"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71F8464" w16cid:durableId="38270C87"/>
  <w16cid:commentId w16cid:paraId="5F2692F2" w16cid:durableId="67D20F97"/>
  <w16cid:commentId w16cid:paraId="65E0249B" w16cid:durableId="01D8E306"/>
  <w16cid:commentId w16cid:paraId="62E92E37" w16cid:durableId="48B0F62A"/>
  <w16cid:commentId w16cid:paraId="569014C4" w16cid:durableId="1609FCA1"/>
  <w16cid:commentId w16cid:paraId="7079849B" w16cid:durableId="6B58B5E2"/>
  <w16cid:commentId w16cid:paraId="00E1339C" w16cid:durableId="34CA9D51"/>
  <w16cid:commentId w16cid:paraId="5A85A08B" w16cid:durableId="060C75F3"/>
  <w16cid:commentId w16cid:paraId="536CC92A" w16cid:durableId="3639AEC2"/>
  <w16cid:commentId w16cid:paraId="0F6E3F4E" w16cid:durableId="7C22CDA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29FCF6" w14:textId="77777777" w:rsidR="00D25FBC" w:rsidRDefault="00D25FBC">
      <w:pPr>
        <w:spacing w:line="240" w:lineRule="auto"/>
      </w:pPr>
      <w:r>
        <w:separator/>
      </w:r>
    </w:p>
  </w:endnote>
  <w:endnote w:type="continuationSeparator" w:id="0">
    <w:p w14:paraId="30B60C6C" w14:textId="77777777" w:rsidR="00D25FBC" w:rsidRDefault="00D25FB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ヒラギノ角ゴ Pro W3">
    <w:charset w:val="4E"/>
    <w:family w:val="auto"/>
    <w:pitch w:val="variable"/>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Lucida Grande">
    <w:altName w:val="Segoe UI"/>
    <w:charset w:val="00"/>
    <w:family w:val="swiss"/>
    <w:pitch w:val="variable"/>
    <w:sig w:usb0="E1000AEF" w:usb1="5000A1FF" w:usb2="00000000" w:usb3="00000000" w:csb0="000001BF"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ochin">
    <w:altName w:val="Calibri"/>
    <w:charset w:val="00"/>
    <w:family w:val="auto"/>
    <w:pitch w:val="variable"/>
    <w:sig w:usb0="800002FF" w:usb1="4000004A" w:usb2="00000000" w:usb3="00000000" w:csb0="00000007" w:csb1="00000000"/>
  </w:font>
  <w:font w:name="Helvetica">
    <w:panose1 w:val="020B0604020202020204"/>
    <w:charset w:val="00"/>
    <w:family w:val="swiss"/>
    <w:pitch w:val="variable"/>
    <w:sig w:usb0="E0002EFF" w:usb1="C000785B" w:usb2="00000009" w:usb3="00000000" w:csb0="000001FF" w:csb1="00000000"/>
  </w:font>
  <w:font w:name="Times">
    <w:panose1 w:val="02020603050405020304"/>
    <w:charset w:val="00"/>
    <w:family w:val="auto"/>
    <w:pitch w:val="variable"/>
    <w:sig w:usb0="E00002FF" w:usb1="5000205A" w:usb2="00000000" w:usb3="00000000" w:csb0="0000019F" w:csb1="00000000"/>
  </w:font>
  <w:font w:name="Calibri Bold">
    <w:panose1 w:val="020F0702030404030204"/>
    <w:charset w:val="00"/>
    <w:family w:val="auto"/>
    <w:pitch w:val="variable"/>
    <w:sig w:usb0="00000003" w:usb1="00000000" w:usb2="00000000" w:usb3="00000000" w:csb0="00000001" w:csb1="00000000"/>
  </w:font>
  <w:font w:name="Cambria Bold">
    <w:panose1 w:val="0204080305040603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AC9D80" w14:textId="77777777" w:rsidR="00AD6FBF" w:rsidRDefault="00AD6FBF">
    <w:pPr>
      <w:pStyle w:val="HeaderFooter"/>
      <w:rPr>
        <w:rFonts w:ascii="Times New Roman" w:eastAsia="Times New Roman" w:hAnsi="Times New Roman"/>
        <w:color w:val="auto"/>
        <w:lang w:bidi="x-none"/>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95502" w14:textId="77777777" w:rsidR="00AD6FBF" w:rsidRDefault="00AD6FBF">
    <w:pPr>
      <w:pStyle w:val="HeaderFooter"/>
      <w:rPr>
        <w:rFonts w:ascii="Times New Roman" w:eastAsia="Times New Roman" w:hAnsi="Times New Roman"/>
        <w:color w:val="auto"/>
        <w:lang w:bidi="x-non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E7D37B" w14:textId="77777777" w:rsidR="00D25FBC" w:rsidRDefault="00D25FBC">
      <w:pPr>
        <w:spacing w:line="240" w:lineRule="auto"/>
      </w:pPr>
      <w:r>
        <w:separator/>
      </w:r>
    </w:p>
  </w:footnote>
  <w:footnote w:type="continuationSeparator" w:id="0">
    <w:p w14:paraId="479CE3F1" w14:textId="77777777" w:rsidR="00D25FBC" w:rsidRDefault="00D25FBC">
      <w:pPr>
        <w:spacing w:line="240" w:lineRule="auto"/>
      </w:pPr>
      <w:r>
        <w:continuationSeparator/>
      </w:r>
    </w:p>
  </w:footnote>
  <w:footnote w:id="1">
    <w:p w14:paraId="28ECD1C8" w14:textId="77777777" w:rsidR="00AD6FBF" w:rsidRDefault="00AD6FBF">
      <w:pPr>
        <w:pStyle w:val="FootnoteText1"/>
        <w:rPr>
          <w:rFonts w:eastAsia="Times New Roman"/>
          <w:color w:val="auto"/>
          <w:lang w:bidi="x-none"/>
        </w:rPr>
      </w:pPr>
      <w:r>
        <w:footnoteRef/>
      </w:r>
      <w:r>
        <w:t xml:space="preserve"> Source SEC finding:  From approximately June through September 1994, David Blech, the chief executive officer of D. Blech &amp; Co., Inc., orchestrated a massive manipulative scheme designed to increase or stabilize the prices of a number of the biotechnology securities for which D. Blech &amp; Co. was a market maker. Silverman, the head trader at D. Blech &amp; Co., and Prodani, a trader at another broker-dealer, participated in this scheme. As part of this scheme, David Blech routinely sold biotechnology stocks from D. Blech &amp; Co.'s inventory accounts to brokerage accounts that Blech controlled that were in the names of other individuals and entities. These controlled accounts then sold the biotechnology stocks back to the brokerage firm or to other accounts controlled by David Blech. These trades created the appearance of active trading in the biotechnology stocks. Additionally, through this trading, Blech was able to reduce D. Blech &amp; Co.'s inventory position in the biotechnology stocks, yet still artificially withhold from the market the supply of the biotechnology stocks.  </w:t>
      </w:r>
    </w:p>
  </w:footnote>
  <w:footnote w:id="2">
    <w:p w14:paraId="2038B78E" w14:textId="77777777" w:rsidR="00AD6FBF" w:rsidRDefault="00AD6FBF">
      <w:pPr>
        <w:pStyle w:val="FootnoteText1"/>
        <w:rPr>
          <w:rFonts w:eastAsia="Times New Roman"/>
          <w:color w:val="auto"/>
          <w:lang w:bidi="x-none"/>
        </w:rPr>
      </w:pPr>
    </w:p>
  </w:footnote>
  <w:footnote w:id="3">
    <w:p w14:paraId="3AE68A85" w14:textId="77777777" w:rsidR="00AD6FBF" w:rsidRDefault="00AD6FBF">
      <w:pPr>
        <w:pStyle w:val="FootnoteText1"/>
      </w:pPr>
      <w:r>
        <w:rPr>
          <w:rStyle w:val="FootnoteReference1"/>
          <w:sz w:val="20"/>
        </w:rPr>
        <w:footnoteRef/>
      </w:r>
      <w:r>
        <w:t xml:space="preserve"> From Investopedia</w:t>
      </w:r>
    </w:p>
    <w:p w14:paraId="395CD22E" w14:textId="77777777" w:rsidR="00AD6FBF" w:rsidRDefault="00AD6FBF">
      <w:pPr>
        <w:pStyle w:val="FootnoteText1"/>
      </w:pPr>
      <w:r>
        <w:t xml:space="preserve">A means of paying </w:t>
      </w:r>
      <w:hyperlink r:id="rId1" w:history="1">
        <w:r>
          <w:t>brokerage</w:t>
        </w:r>
      </w:hyperlink>
      <w:r>
        <w:t xml:space="preserve"> firms for their services through commission revenue, as opposed to through normal direct payments (hard dollar fees).  The </w:t>
      </w:r>
      <w:hyperlink r:id="rId2" w:history="1">
        <w:r>
          <w:t>investing</w:t>
        </w:r>
      </w:hyperlink>
      <w:r>
        <w:t xml:space="preserve"> public tends to have a negative perception of soft dollar arrangements because they believe that buy-side firms should pay expenses out of their profits, rather than from investors' pockets. As such, the use of hard dollar compensation is becoming more common.</w:t>
      </w:r>
    </w:p>
    <w:p w14:paraId="38F7FB97" w14:textId="77777777" w:rsidR="00AD6FBF" w:rsidRDefault="00AD6FBF">
      <w:pPr>
        <w:pStyle w:val="FootnoteText1"/>
        <w:rPr>
          <w:rFonts w:eastAsia="Times New Roman"/>
          <w:color w:val="auto"/>
          <w:lang w:bidi="x-none"/>
        </w:rPr>
      </w:pPr>
      <w:r>
        <w:t xml:space="preserve">For example, a </w:t>
      </w:r>
      <w:hyperlink r:id="rId3" w:history="1">
        <w:r>
          <w:t>mutual fund</w:t>
        </w:r>
      </w:hyperlink>
      <w:r>
        <w:t xml:space="preserve"> may offer to pay for research from a brokerage firm by executing trades at the brokerage. </w:t>
      </w:r>
    </w:p>
  </w:footnote>
  <w:footnote w:id="4">
    <w:p w14:paraId="1C7B9145" w14:textId="77777777" w:rsidR="00AD6FBF" w:rsidRDefault="00AD6FBF" w:rsidP="005435F9">
      <w:pPr>
        <w:pStyle w:val="FootnoteText1"/>
        <w:rPr>
          <w:rFonts w:eastAsia="Times New Roman"/>
          <w:color w:val="auto"/>
          <w:lang w:bidi="x-none"/>
        </w:rPr>
      </w:pPr>
      <w:r>
        <w:rPr>
          <w:rStyle w:val="FootnoteReference1"/>
          <w:sz w:val="20"/>
        </w:rPr>
        <w:footnoteRef/>
      </w:r>
      <w:r>
        <w:t xml:space="preserve"> Annualized return (-True CAGR) includes reinvested dividends. See </w:t>
      </w:r>
      <w:hyperlink r:id="rId4" w:history="1">
        <w:r>
          <w:rPr>
            <w:rStyle w:val="Hyperlink1"/>
            <w:sz w:val="20"/>
          </w:rPr>
          <w:t>http://www.moneychimp.com/features/market_cagr.html</w:t>
        </w:r>
      </w:hyperlink>
      <w:r>
        <w:t xml:space="preserve"> for calculator</w:t>
      </w:r>
    </w:p>
  </w:footnote>
  <w:footnote w:id="5">
    <w:p w14:paraId="4B80CD7F" w14:textId="77777777" w:rsidR="00AD6FBF" w:rsidRDefault="00AD6FBF" w:rsidP="005435F9">
      <w:pPr>
        <w:pStyle w:val="FootnoteText1"/>
        <w:rPr>
          <w:rFonts w:eastAsia="Times New Roman"/>
          <w:color w:val="auto"/>
          <w:lang w:bidi="x-none"/>
        </w:rPr>
      </w:pPr>
      <w:r>
        <w:rPr>
          <w:rStyle w:val="FootnoteReference1"/>
          <w:sz w:val="20"/>
        </w:rPr>
        <w:footnoteRef/>
      </w:r>
      <w:r>
        <w:t xml:space="preserve"> The S&amp;P 500 began the year 2001 at 1320.5 and ended 2008 at 903.24 </w:t>
      </w:r>
    </w:p>
  </w:footnote>
  <w:footnote w:id="6">
    <w:p w14:paraId="27585B47" w14:textId="77777777" w:rsidR="00AD6FBF" w:rsidRDefault="00AD6FBF">
      <w:pPr>
        <w:pStyle w:val="FootnoteText1"/>
        <w:rPr>
          <w:rFonts w:eastAsia="Times New Roman"/>
          <w:color w:val="auto"/>
          <w:lang w:bidi="x-none"/>
        </w:rPr>
      </w:pPr>
      <w:r>
        <w:rPr>
          <w:rStyle w:val="FootnoteReference1"/>
          <w:sz w:val="20"/>
        </w:rPr>
        <w:footnoteRef/>
      </w:r>
      <w:r>
        <w:t xml:space="preserve"> Over five years ending June 2008, S&amp;P 500 outperformed 68.6% of actively managed large cap funds, S&amp;P MidCap 400 outperformed 75.9% of mid cap funds and S&amp;P SmallCap 600 outperformed 77.8% of small cap funds.   S&amp;P press release dated November 12, 2008.</w:t>
      </w:r>
    </w:p>
  </w:footnote>
  <w:footnote w:id="7">
    <w:p w14:paraId="03B279FB" w14:textId="77777777" w:rsidR="00AD6FBF" w:rsidRDefault="00AD6FBF">
      <w:pPr>
        <w:pStyle w:val="FootnoteText1"/>
        <w:rPr>
          <w:rFonts w:eastAsia="Times New Roman"/>
          <w:color w:val="auto"/>
          <w:lang w:bidi="x-none"/>
        </w:rPr>
      </w:pPr>
      <w:r>
        <w:rPr>
          <w:rStyle w:val="FootnoteReference1"/>
          <w:sz w:val="20"/>
        </w:rPr>
        <w:footnoteRef/>
      </w:r>
      <w:r>
        <w:t xml:space="preserve"> See letter from independent accountant in the appendix.</w:t>
      </w:r>
    </w:p>
  </w:footnote>
  <w:footnote w:id="8">
    <w:p w14:paraId="70FE34B9" w14:textId="77777777" w:rsidR="00AD6FBF" w:rsidRDefault="00AD6FBF">
      <w:pPr>
        <w:pStyle w:val="FootnoteText1"/>
      </w:pPr>
      <w:r>
        <w:footnoteRef/>
      </w:r>
      <w:r>
        <w:t xml:space="preserve"> Compound Annual Growth Rate (Annualized Return)</w:t>
      </w:r>
    </w:p>
    <w:p w14:paraId="6339934B" w14:textId="77777777" w:rsidR="00AD6FBF" w:rsidRDefault="00AD6FBF">
      <w:pPr>
        <w:pStyle w:val="FootnoteText1"/>
      </w:pPr>
      <w:r>
        <w:t>A problem with talking about average investment returns is that there is real ambiguity about what people mean by "average". For example, if you had an investment that went up 100% one year and then came down 50% the next, you certainly wouldn't say that you had an average return of 25% = (100% - 50%)/2, because your principal is back where it started: your real annualized gain is zero.</w:t>
      </w:r>
    </w:p>
    <w:p w14:paraId="32D48847" w14:textId="77777777" w:rsidR="00AD6FBF" w:rsidRDefault="00AD6FBF">
      <w:pPr>
        <w:pStyle w:val="FootnoteText1"/>
      </w:pPr>
      <w:r>
        <w:t>In this example, the 25% is the simple average, or "arithmetic mean". The zero percent that you really got is the "geometric mean", also called the "annualized return", or the "CAGR" for Compound Annual Growth Rate. source www.themoneychimp.com</w:t>
      </w:r>
    </w:p>
  </w:footnote>
  <w:footnote w:id="9">
    <w:p w14:paraId="1E7CD214" w14:textId="77777777" w:rsidR="00AD6FBF" w:rsidRDefault="00AD6FBF">
      <w:pPr>
        <w:pStyle w:val="FootnoteText1"/>
        <w:rPr>
          <w:rFonts w:eastAsia="Times New Roman"/>
          <w:color w:val="auto"/>
          <w:lang w:bidi="x-none"/>
        </w:rPr>
      </w:pPr>
      <w:r>
        <w:rPr>
          <w:rStyle w:val="FootnoteReference1"/>
          <w:sz w:val="20"/>
        </w:rPr>
        <w:footnoteRef/>
      </w:r>
      <w:r>
        <w:t xml:space="preserve"> Efficient Market Theory</w:t>
      </w:r>
    </w:p>
  </w:footnote>
  <w:footnote w:id="10">
    <w:p w14:paraId="35940B47" w14:textId="77777777" w:rsidR="00AD6FBF" w:rsidRDefault="00AD6FBF">
      <w:pPr>
        <w:pStyle w:val="FootnoteText1"/>
        <w:rPr>
          <w:rFonts w:eastAsia="Times New Roman"/>
          <w:color w:val="auto"/>
          <w:lang w:bidi="x-none"/>
        </w:rPr>
      </w:pPr>
      <w:r>
        <w:rPr>
          <w:rStyle w:val="FootnoteReference1"/>
          <w:sz w:val="20"/>
        </w:rPr>
        <w:footnoteRef/>
      </w:r>
      <w:r>
        <w:t xml:space="preserve"> from </w:t>
      </w:r>
      <w:hyperlink r:id="rId5" w:history="1">
        <w:r>
          <w:rPr>
            <w:rStyle w:val="Hyperlink1"/>
            <w:sz w:val="20"/>
          </w:rPr>
          <w:t>www.thismatter.com</w:t>
        </w:r>
      </w:hyperlink>
      <w:r>
        <w:t xml:space="preserve">  Copyright © 2005 - 2008 by William C. Spaulding</w:t>
      </w:r>
    </w:p>
  </w:footnote>
  <w:footnote w:id="11">
    <w:p w14:paraId="0B817D9C" w14:textId="77777777" w:rsidR="00AD6FBF" w:rsidRDefault="00AD6FBF">
      <w:pPr>
        <w:pStyle w:val="FootnoteText1"/>
      </w:pPr>
      <w:r>
        <w:rPr>
          <w:rStyle w:val="FootnoteReference1"/>
          <w:sz w:val="20"/>
        </w:rPr>
        <w:footnoteRef/>
      </w:r>
      <w:r>
        <w:t xml:space="preserve"> As published in the Wall Street Journal 5-6-09</w:t>
      </w:r>
    </w:p>
  </w:footnote>
  <w:footnote w:id="12">
    <w:p w14:paraId="01BC82D9" w14:textId="77777777" w:rsidR="00AD6FBF" w:rsidRDefault="00AD6FBF">
      <w:pPr>
        <w:pStyle w:val="FootnoteText1"/>
        <w:rPr>
          <w:rFonts w:eastAsia="Times New Roman"/>
          <w:color w:val="auto"/>
          <w:lang w:bidi="x-none"/>
        </w:rPr>
      </w:pPr>
      <w:r>
        <w:rPr>
          <w:rStyle w:val="FootnoteReference1"/>
          <w:sz w:val="20"/>
        </w:rPr>
        <w:footnoteRef/>
      </w:r>
      <w:r>
        <w:t xml:space="preserve"> The yield on a 30 yr AAA municipal bond published in the Wall Street Journal 5-6-09</w:t>
      </w:r>
    </w:p>
  </w:footnote>
  <w:footnote w:id="13">
    <w:p w14:paraId="37F462A6" w14:textId="77777777" w:rsidR="00AD6FBF" w:rsidRDefault="00AD6FBF">
      <w:pPr>
        <w:pStyle w:val="FootnoteText"/>
      </w:pPr>
      <w:r>
        <w:rPr>
          <w:rStyle w:val="FootnoteReference"/>
        </w:rPr>
        <w:footnoteRef/>
      </w:r>
      <w:r>
        <w:t xml:space="preserve"> </w:t>
      </w:r>
      <w:r w:rsidRPr="00207CCB">
        <w:rPr>
          <w:sz w:val="20"/>
          <w:szCs w:val="20"/>
        </w:rPr>
        <w:t>Chart from www.Investopedia.com</w:t>
      </w:r>
    </w:p>
  </w:footnote>
  <w:footnote w:id="14">
    <w:p w14:paraId="35794D67" w14:textId="77777777" w:rsidR="00AD6FBF" w:rsidRPr="0008231D" w:rsidDel="00760654" w:rsidRDefault="00AD6FBF" w:rsidP="0008231D">
      <w:pPr>
        <w:widowControl w:val="0"/>
        <w:spacing w:line="240" w:lineRule="auto"/>
        <w:rPr>
          <w:del w:id="94" w:author="Harvey Sax" w:date="2012-04-29T12:23:00Z"/>
          <w:sz w:val="20"/>
          <w:szCs w:val="20"/>
        </w:rPr>
      </w:pPr>
      <w:del w:id="95" w:author="Harvey Sax" w:date="2012-04-29T12:23:00Z">
        <w:r w:rsidRPr="0008231D" w:rsidDel="00760654">
          <w:rPr>
            <w:rStyle w:val="FootnoteReference"/>
            <w:sz w:val="20"/>
            <w:szCs w:val="20"/>
          </w:rPr>
          <w:footnoteRef/>
        </w:r>
        <w:r w:rsidRPr="0008231D" w:rsidDel="00760654">
          <w:rPr>
            <w:sz w:val="20"/>
            <w:szCs w:val="20"/>
          </w:rPr>
          <w:delText xml:space="preserve"> Percentage CME Exercised &amp; Expired Worthless Options.  Source: </w:delText>
        </w:r>
        <w:r w:rsidRPr="0008231D" w:rsidDel="00760654">
          <w:rPr>
            <w:i/>
            <w:sz w:val="20"/>
            <w:szCs w:val="20"/>
          </w:rPr>
          <w:delText>CME Exercised/Expired Recap For Expired Contract Report</w:delText>
        </w:r>
      </w:del>
    </w:p>
  </w:footnote>
  <w:footnote w:id="15">
    <w:p w14:paraId="099B43C2" w14:textId="77777777" w:rsidR="00AD6FBF" w:rsidRPr="0008231D" w:rsidRDefault="00AD6FBF">
      <w:pPr>
        <w:pStyle w:val="Normal1"/>
        <w:rPr>
          <w:i/>
          <w:color w:val="1C1C1C"/>
          <w:sz w:val="20"/>
        </w:rPr>
      </w:pPr>
      <w:r w:rsidRPr="0008231D">
        <w:rPr>
          <w:rStyle w:val="FootnoteReference"/>
          <w:sz w:val="20"/>
        </w:rPr>
        <w:footnoteRef/>
      </w:r>
      <w:r w:rsidRPr="0008231D">
        <w:rPr>
          <w:sz w:val="20"/>
        </w:rPr>
        <w:t xml:space="preserve"> </w:t>
      </w:r>
      <w:r w:rsidRPr="0008231D">
        <w:rPr>
          <w:b/>
          <w:i/>
          <w:color w:val="1C1C1C"/>
          <w:sz w:val="20"/>
        </w:rPr>
        <w:t>A point about exercise of options so as not to get confused</w:t>
      </w:r>
      <w:r w:rsidRPr="0008231D">
        <w:rPr>
          <w:color w:val="1C1C1C"/>
          <w:sz w:val="20"/>
        </w:rPr>
        <w:t xml:space="preserve">: </w:t>
      </w:r>
      <w:r w:rsidRPr="0008231D">
        <w:rPr>
          <w:i/>
          <w:color w:val="1C1C1C"/>
          <w:sz w:val="20"/>
        </w:rPr>
        <w:t>the last day to exercise an American-style option is usually the third Friday of the month in which the contract expires (expiration Friday). Most index options, however, use European-style exercise. This means that the only time you can operationally exercise your contract is the last trading day (usually Friday) before expiration. Remember, even though there is only one day in which you can exercise your contract, you can always close out your option position in the secondary market any day prior to expiration.</w:t>
      </w:r>
    </w:p>
    <w:p w14:paraId="24832D10" w14:textId="77777777" w:rsidR="00AD6FBF" w:rsidRDefault="00AD6FBF">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3AED3" w14:textId="77777777" w:rsidR="00AD6FBF" w:rsidRDefault="00AD6FBF">
    <w:pPr>
      <w:pStyle w:val="HeaderFooter"/>
      <w:shd w:val="clear" w:color="auto" w:fill="CECECE"/>
      <w:tabs>
        <w:tab w:val="center" w:pos="4680"/>
        <w:tab w:val="right" w:pos="8820"/>
      </w:tabs>
      <w:rPr>
        <w:b/>
      </w:rPr>
    </w:pPr>
  </w:p>
  <w:p w14:paraId="6936D8C0" w14:textId="77777777" w:rsidR="00AD6FBF" w:rsidRDefault="00AD6FBF">
    <w:pPr>
      <w:pStyle w:val="HeaderFooter"/>
      <w:shd w:val="clear" w:color="auto" w:fill="CECECE"/>
      <w:tabs>
        <w:tab w:val="center" w:pos="4680"/>
        <w:tab w:val="right" w:pos="8820"/>
      </w:tabs>
    </w:pPr>
    <w:r>
      <w:rPr>
        <w:b/>
      </w:rPr>
      <w:t>The Investment Survival Guide</w:t>
    </w:r>
    <w:r>
      <w:tab/>
    </w:r>
    <w:r>
      <w:tab/>
    </w:r>
    <w:r>
      <w:rPr>
        <w:b/>
      </w:rPr>
      <w:t xml:space="preserve">Page </w:t>
    </w:r>
    <w:r>
      <w:rPr>
        <w:b/>
      </w:rPr>
      <w:fldChar w:fldCharType="begin"/>
    </w:r>
    <w:r>
      <w:rPr>
        <w:b/>
      </w:rPr>
      <w:instrText xml:space="preserve"> PAGE </w:instrText>
    </w:r>
    <w:r>
      <w:rPr>
        <w:b/>
      </w:rPr>
      <w:fldChar w:fldCharType="separate"/>
    </w:r>
    <w:r w:rsidR="00760654">
      <w:rPr>
        <w:b/>
        <w:noProof/>
      </w:rPr>
      <w:t>2</w:t>
    </w:r>
    <w:r>
      <w:rPr>
        <w:b/>
      </w:rPr>
      <w:fldChar w:fldCharType="end"/>
    </w:r>
  </w:p>
  <w:p w14:paraId="78262094" w14:textId="77777777" w:rsidR="00AD6FBF" w:rsidRDefault="00AD6FBF">
    <w:pPr>
      <w:pStyle w:val="HeaderFooter"/>
      <w:shd w:val="clear" w:color="auto" w:fill="CECECE"/>
      <w:tabs>
        <w:tab w:val="center" w:pos="4680"/>
        <w:tab w:val="right" w:pos="9090"/>
      </w:tabs>
    </w:pPr>
  </w:p>
  <w:p w14:paraId="69BCBE02" w14:textId="77777777" w:rsidR="00AD6FBF" w:rsidRDefault="00AD6FBF">
    <w:pPr>
      <w:pStyle w:val="HeaderFooter"/>
      <w:shd w:val="clear" w:color="auto" w:fill="CECECE"/>
      <w:tabs>
        <w:tab w:val="center" w:pos="4680"/>
        <w:tab w:val="right" w:pos="8820"/>
      </w:tabs>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A01A0" w14:textId="77777777" w:rsidR="00AD6FBF" w:rsidRDefault="00AD6FBF">
    <w:pPr>
      <w:pStyle w:val="HeaderFooter"/>
      <w:shd w:val="clear" w:color="auto" w:fill="CECECE"/>
      <w:tabs>
        <w:tab w:val="center" w:pos="4680"/>
        <w:tab w:val="right" w:pos="8820"/>
      </w:tabs>
      <w:rPr>
        <w:b/>
      </w:rPr>
    </w:pPr>
  </w:p>
  <w:p w14:paraId="693D1A09" w14:textId="77777777" w:rsidR="00AD6FBF" w:rsidRDefault="00AD6FBF">
    <w:pPr>
      <w:pStyle w:val="HeaderFooter"/>
      <w:shd w:val="clear" w:color="auto" w:fill="CECECE"/>
      <w:tabs>
        <w:tab w:val="center" w:pos="4680"/>
        <w:tab w:val="right" w:pos="8820"/>
      </w:tabs>
    </w:pPr>
    <w:r>
      <w:rPr>
        <w:b/>
      </w:rPr>
      <w:t>The Investment Survival Guide</w:t>
    </w:r>
    <w:r>
      <w:tab/>
    </w:r>
    <w:r>
      <w:tab/>
    </w:r>
    <w:r>
      <w:rPr>
        <w:b/>
      </w:rPr>
      <w:t xml:space="preserve">Page </w:t>
    </w:r>
    <w:r>
      <w:rPr>
        <w:b/>
      </w:rPr>
      <w:fldChar w:fldCharType="begin"/>
    </w:r>
    <w:r>
      <w:rPr>
        <w:b/>
      </w:rPr>
      <w:instrText xml:space="preserve"> PAGE </w:instrText>
    </w:r>
    <w:r>
      <w:rPr>
        <w:b/>
      </w:rPr>
      <w:fldChar w:fldCharType="separate"/>
    </w:r>
    <w:r>
      <w:rPr>
        <w:b/>
        <w:noProof/>
      </w:rPr>
      <w:t>3</w:t>
    </w:r>
    <w:r>
      <w:rPr>
        <w:b/>
      </w:rPr>
      <w:fldChar w:fldCharType="end"/>
    </w:r>
  </w:p>
  <w:p w14:paraId="681CACFA" w14:textId="77777777" w:rsidR="00AD6FBF" w:rsidRDefault="00AD6FBF">
    <w:pPr>
      <w:pStyle w:val="HeaderFooter"/>
      <w:shd w:val="clear" w:color="auto" w:fill="CECECE"/>
      <w:tabs>
        <w:tab w:val="center" w:pos="4680"/>
        <w:tab w:val="right" w:pos="9090"/>
      </w:tabs>
    </w:pPr>
  </w:p>
  <w:p w14:paraId="2F24DE45" w14:textId="77777777" w:rsidR="00AD6FBF" w:rsidRDefault="00AD6FBF">
    <w:pPr>
      <w:pStyle w:val="HeaderFooter"/>
      <w:shd w:val="clear" w:color="auto" w:fill="CECECE"/>
      <w:tabs>
        <w:tab w:val="center" w:pos="4680"/>
        <w:tab w:val="right" w:pos="8820"/>
      </w:tabs>
    </w:pP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C36DF" w14:textId="77777777" w:rsidR="00AD6FBF" w:rsidRDefault="00AD6FBF">
    <w:pPr>
      <w:pStyle w:val="HeaderFooter"/>
      <w:shd w:val="clear" w:color="auto" w:fill="CECECE"/>
      <w:tabs>
        <w:tab w:val="center" w:pos="4680"/>
        <w:tab w:val="right" w:pos="8820"/>
      </w:tabs>
      <w:rPr>
        <w:b/>
      </w:rPr>
    </w:pPr>
  </w:p>
  <w:p w14:paraId="2421E28E" w14:textId="77777777" w:rsidR="00AD6FBF" w:rsidRDefault="00AD6FBF">
    <w:pPr>
      <w:pStyle w:val="HeaderFooter"/>
      <w:shd w:val="clear" w:color="auto" w:fill="CECECE"/>
      <w:tabs>
        <w:tab w:val="center" w:pos="4680"/>
        <w:tab w:val="right" w:pos="8820"/>
      </w:tabs>
    </w:pPr>
    <w:r>
      <w:rPr>
        <w:b/>
      </w:rPr>
      <w:t>The Investment Survival Guide</w:t>
    </w:r>
    <w:r>
      <w:tab/>
    </w:r>
    <w:r>
      <w:tab/>
    </w:r>
    <w:r>
      <w:rPr>
        <w:b/>
      </w:rPr>
      <w:t xml:space="preserve">Page </w:t>
    </w:r>
    <w:r>
      <w:rPr>
        <w:b/>
      </w:rPr>
      <w:fldChar w:fldCharType="begin"/>
    </w:r>
    <w:r>
      <w:rPr>
        <w:b/>
      </w:rPr>
      <w:instrText xml:space="preserve"> PAGE </w:instrText>
    </w:r>
    <w:r>
      <w:rPr>
        <w:b/>
      </w:rPr>
      <w:fldChar w:fldCharType="separate"/>
    </w:r>
    <w:r w:rsidR="00760654">
      <w:rPr>
        <w:b/>
        <w:noProof/>
      </w:rPr>
      <w:t>98</w:t>
    </w:r>
    <w:r>
      <w:rPr>
        <w:b/>
      </w:rPr>
      <w:fldChar w:fldCharType="end"/>
    </w:r>
  </w:p>
  <w:p w14:paraId="42FD1762" w14:textId="77777777" w:rsidR="00AD6FBF" w:rsidRDefault="00AD6FBF">
    <w:pPr>
      <w:pStyle w:val="HeaderFooter"/>
      <w:shd w:val="clear" w:color="auto" w:fill="CECECE"/>
      <w:tabs>
        <w:tab w:val="center" w:pos="4680"/>
        <w:tab w:val="right" w:pos="9090"/>
      </w:tabs>
    </w:pPr>
  </w:p>
  <w:p w14:paraId="0276F47B" w14:textId="77777777" w:rsidR="00AD6FBF" w:rsidRDefault="00AD6FBF">
    <w:pPr>
      <w:pStyle w:val="HeaderFooter"/>
      <w:shd w:val="clear" w:color="auto" w:fill="CECECE"/>
      <w:tabs>
        <w:tab w:val="center" w:pos="4680"/>
        <w:tab w:val="right" w:pos="8820"/>
      </w:tabs>
    </w:pPr>
    <w: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0DB33" w14:textId="77777777" w:rsidR="00AD6FBF" w:rsidRDefault="00AD6FBF">
    <w:pPr>
      <w:pStyle w:val="HeaderFooter"/>
      <w:shd w:val="clear" w:color="auto" w:fill="CECECE"/>
      <w:tabs>
        <w:tab w:val="center" w:pos="4680"/>
        <w:tab w:val="right" w:pos="8820"/>
      </w:tabs>
      <w:rPr>
        <w:b/>
      </w:rPr>
    </w:pPr>
  </w:p>
  <w:p w14:paraId="1BE61C34" w14:textId="77777777" w:rsidR="00AD6FBF" w:rsidRDefault="00AD6FBF">
    <w:pPr>
      <w:pStyle w:val="HeaderFooter"/>
      <w:shd w:val="clear" w:color="auto" w:fill="CECECE"/>
      <w:tabs>
        <w:tab w:val="center" w:pos="4680"/>
        <w:tab w:val="right" w:pos="8820"/>
      </w:tabs>
    </w:pPr>
    <w:r>
      <w:rPr>
        <w:b/>
      </w:rPr>
      <w:t>The Investment Survival Guide</w:t>
    </w:r>
    <w:r>
      <w:tab/>
    </w:r>
    <w:r>
      <w:tab/>
    </w:r>
    <w:r>
      <w:rPr>
        <w:b/>
      </w:rPr>
      <w:t xml:space="preserve">Page </w:t>
    </w:r>
    <w:r>
      <w:rPr>
        <w:b/>
      </w:rPr>
      <w:fldChar w:fldCharType="begin"/>
    </w:r>
    <w:r>
      <w:rPr>
        <w:b/>
      </w:rPr>
      <w:instrText xml:space="preserve"> PAGE </w:instrText>
    </w:r>
    <w:r>
      <w:rPr>
        <w:b/>
      </w:rPr>
      <w:fldChar w:fldCharType="separate"/>
    </w:r>
    <w:r w:rsidR="00760654">
      <w:rPr>
        <w:b/>
        <w:noProof/>
      </w:rPr>
      <w:t>105</w:t>
    </w:r>
    <w:r>
      <w:rPr>
        <w:b/>
      </w:rPr>
      <w:fldChar w:fldCharType="end"/>
    </w:r>
  </w:p>
  <w:p w14:paraId="65D4C736" w14:textId="77777777" w:rsidR="00AD6FBF" w:rsidRDefault="00AD6FBF">
    <w:pPr>
      <w:pStyle w:val="HeaderFooter"/>
      <w:shd w:val="clear" w:color="auto" w:fill="CECECE"/>
      <w:tabs>
        <w:tab w:val="center" w:pos="4680"/>
        <w:tab w:val="right" w:pos="9090"/>
      </w:tabs>
    </w:pPr>
  </w:p>
  <w:p w14:paraId="2EEB5808" w14:textId="77777777" w:rsidR="00AD6FBF" w:rsidRDefault="00AD6FBF">
    <w:pPr>
      <w:pStyle w:val="HeaderFooter"/>
      <w:shd w:val="clear" w:color="auto" w:fill="CECECE"/>
      <w:tabs>
        <w:tab w:val="center" w:pos="4680"/>
        <w:tab w:val="right" w:pos="8820"/>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894EE873"/>
    <w:lvl w:ilvl="0">
      <w:start w:val="1"/>
      <w:numFmt w:val="bullet"/>
      <w:suff w:val="nothing"/>
      <w:lvlText w:val=""/>
      <w:lvlJc w:val="left"/>
      <w:pPr>
        <w:ind w:left="0" w:firstLine="360"/>
      </w:pPr>
      <w:rPr>
        <w:rFonts w:ascii="Wingdings" w:eastAsia="ヒラギノ角ゴ Pro W3" w:hAnsi="Wingdings" w:hint="default"/>
        <w:color w:val="000000"/>
        <w:position w:val="0"/>
        <w:sz w:val="24"/>
      </w:rPr>
    </w:lvl>
    <w:lvl w:ilvl="1">
      <w:start w:val="1"/>
      <w:numFmt w:val="bullet"/>
      <w:lvlText w:val="o"/>
      <w:lvlJc w:val="left"/>
      <w:pPr>
        <w:tabs>
          <w:tab w:val="num" w:pos="360"/>
        </w:tabs>
        <w:ind w:left="360" w:firstLine="1080"/>
      </w:pPr>
      <w:rPr>
        <w:rFonts w:ascii="Courier New" w:eastAsia="ヒラギノ角ゴ Pro W3" w:hAnsi="Courier New" w:hint="default"/>
        <w:color w:val="000000"/>
        <w:position w:val="0"/>
        <w:sz w:val="24"/>
      </w:rPr>
    </w:lvl>
    <w:lvl w:ilvl="2">
      <w:start w:val="1"/>
      <w:numFmt w:val="bullet"/>
      <w:lvlText w:val=""/>
      <w:lvlJc w:val="left"/>
      <w:pPr>
        <w:tabs>
          <w:tab w:val="num" w:pos="360"/>
        </w:tabs>
        <w:ind w:left="360" w:firstLine="1800"/>
      </w:pPr>
      <w:rPr>
        <w:rFonts w:ascii="Wingdings" w:eastAsia="ヒラギノ角ゴ Pro W3" w:hAnsi="Wingdings" w:hint="default"/>
        <w:color w:val="000000"/>
        <w:position w:val="0"/>
        <w:sz w:val="24"/>
      </w:rPr>
    </w:lvl>
    <w:lvl w:ilvl="3">
      <w:start w:val="1"/>
      <w:numFmt w:val="bullet"/>
      <w:lvlText w:val="·"/>
      <w:lvlJc w:val="left"/>
      <w:pPr>
        <w:tabs>
          <w:tab w:val="num" w:pos="360"/>
        </w:tabs>
        <w:ind w:left="360" w:firstLine="2520"/>
      </w:pPr>
      <w:rPr>
        <w:rFonts w:ascii="Lucida Grande" w:eastAsia="ヒラギノ角ゴ Pro W3" w:hAnsi="Symbol" w:hint="default"/>
        <w:color w:val="000000"/>
        <w:position w:val="0"/>
        <w:sz w:val="24"/>
      </w:rPr>
    </w:lvl>
    <w:lvl w:ilvl="4">
      <w:start w:val="1"/>
      <w:numFmt w:val="bullet"/>
      <w:lvlText w:val="o"/>
      <w:lvlJc w:val="left"/>
      <w:pPr>
        <w:tabs>
          <w:tab w:val="num" w:pos="360"/>
        </w:tabs>
        <w:ind w:left="360" w:firstLine="3240"/>
      </w:pPr>
      <w:rPr>
        <w:rFonts w:ascii="Courier New" w:eastAsia="ヒラギノ角ゴ Pro W3" w:hAnsi="Courier New" w:hint="default"/>
        <w:color w:val="000000"/>
        <w:position w:val="0"/>
        <w:sz w:val="24"/>
      </w:rPr>
    </w:lvl>
    <w:lvl w:ilvl="5">
      <w:start w:val="1"/>
      <w:numFmt w:val="bullet"/>
      <w:lvlText w:val=""/>
      <w:lvlJc w:val="left"/>
      <w:pPr>
        <w:tabs>
          <w:tab w:val="num" w:pos="360"/>
        </w:tabs>
        <w:ind w:left="360" w:firstLine="3960"/>
      </w:pPr>
      <w:rPr>
        <w:rFonts w:ascii="Wingdings" w:eastAsia="ヒラギノ角ゴ Pro W3" w:hAnsi="Wingdings" w:hint="default"/>
        <w:color w:val="000000"/>
        <w:position w:val="0"/>
        <w:sz w:val="24"/>
      </w:rPr>
    </w:lvl>
    <w:lvl w:ilvl="6">
      <w:start w:val="1"/>
      <w:numFmt w:val="bullet"/>
      <w:lvlText w:val="·"/>
      <w:lvlJc w:val="left"/>
      <w:pPr>
        <w:tabs>
          <w:tab w:val="num" w:pos="360"/>
        </w:tabs>
        <w:ind w:left="360" w:firstLine="4680"/>
      </w:pPr>
      <w:rPr>
        <w:rFonts w:ascii="Lucida Grande" w:eastAsia="ヒラギノ角ゴ Pro W3" w:hAnsi="Symbol" w:hint="default"/>
        <w:color w:val="000000"/>
        <w:position w:val="0"/>
        <w:sz w:val="24"/>
      </w:rPr>
    </w:lvl>
    <w:lvl w:ilvl="7">
      <w:start w:val="1"/>
      <w:numFmt w:val="bullet"/>
      <w:lvlText w:val="o"/>
      <w:lvlJc w:val="left"/>
      <w:pPr>
        <w:tabs>
          <w:tab w:val="num" w:pos="360"/>
        </w:tabs>
        <w:ind w:left="360" w:firstLine="5400"/>
      </w:pPr>
      <w:rPr>
        <w:rFonts w:ascii="Courier New" w:eastAsia="ヒラギノ角ゴ Pro W3" w:hAnsi="Courier New" w:hint="default"/>
        <w:color w:val="000000"/>
        <w:position w:val="0"/>
        <w:sz w:val="24"/>
      </w:rPr>
    </w:lvl>
    <w:lvl w:ilvl="8">
      <w:start w:val="1"/>
      <w:numFmt w:val="bullet"/>
      <w:lvlText w:val=""/>
      <w:lvlJc w:val="left"/>
      <w:pPr>
        <w:tabs>
          <w:tab w:val="num" w:pos="360"/>
        </w:tabs>
        <w:ind w:left="360" w:firstLine="6120"/>
      </w:pPr>
      <w:rPr>
        <w:rFonts w:ascii="Wingdings" w:eastAsia="ヒラギノ角ゴ Pro W3" w:hAnsi="Wingdings" w:hint="default"/>
        <w:color w:val="000000"/>
        <w:position w:val="0"/>
        <w:sz w:val="24"/>
      </w:rPr>
    </w:lvl>
  </w:abstractNum>
  <w:abstractNum w:abstractNumId="1" w15:restartNumberingAfterBreak="0">
    <w:nsid w:val="00000002"/>
    <w:multiLevelType w:val="multilevel"/>
    <w:tmpl w:val="894EE874"/>
    <w:lvl w:ilvl="0">
      <w:start w:val="1"/>
      <w:numFmt w:val="bullet"/>
      <w:lvlText w:val=""/>
      <w:lvlJc w:val="left"/>
      <w:pPr>
        <w:tabs>
          <w:tab w:val="num" w:pos="360"/>
        </w:tabs>
        <w:ind w:left="360" w:firstLine="0"/>
      </w:pPr>
      <w:rPr>
        <w:rFonts w:ascii="Wingdings" w:eastAsia="ヒラギノ角ゴ Pro W3" w:hAnsi="Wingdings" w:hint="default"/>
        <w:color w:val="000000"/>
        <w:position w:val="0"/>
        <w:sz w:val="24"/>
      </w:rPr>
    </w:lvl>
    <w:lvl w:ilvl="1">
      <w:start w:val="1"/>
      <w:numFmt w:val="bullet"/>
      <w:lvlText w:val="o"/>
      <w:lvlJc w:val="left"/>
      <w:pPr>
        <w:tabs>
          <w:tab w:val="num" w:pos="360"/>
        </w:tabs>
        <w:ind w:left="360" w:firstLine="1080"/>
      </w:pPr>
      <w:rPr>
        <w:rFonts w:ascii="Courier New" w:eastAsia="ヒラギノ角ゴ Pro W3" w:hAnsi="Courier New" w:hint="default"/>
        <w:color w:val="000000"/>
        <w:position w:val="0"/>
        <w:sz w:val="24"/>
      </w:rPr>
    </w:lvl>
    <w:lvl w:ilvl="2">
      <w:start w:val="1"/>
      <w:numFmt w:val="bullet"/>
      <w:lvlText w:val=""/>
      <w:lvlJc w:val="left"/>
      <w:pPr>
        <w:tabs>
          <w:tab w:val="num" w:pos="360"/>
        </w:tabs>
        <w:ind w:left="360" w:firstLine="1800"/>
      </w:pPr>
      <w:rPr>
        <w:rFonts w:ascii="Wingdings" w:eastAsia="ヒラギノ角ゴ Pro W3" w:hAnsi="Wingdings" w:hint="default"/>
        <w:color w:val="000000"/>
        <w:position w:val="0"/>
        <w:sz w:val="24"/>
      </w:rPr>
    </w:lvl>
    <w:lvl w:ilvl="3">
      <w:start w:val="1"/>
      <w:numFmt w:val="bullet"/>
      <w:lvlText w:val="·"/>
      <w:lvlJc w:val="left"/>
      <w:pPr>
        <w:tabs>
          <w:tab w:val="num" w:pos="360"/>
        </w:tabs>
        <w:ind w:left="360" w:firstLine="2520"/>
      </w:pPr>
      <w:rPr>
        <w:rFonts w:ascii="Lucida Grande" w:eastAsia="ヒラギノ角ゴ Pro W3" w:hAnsi="Symbol" w:hint="default"/>
        <w:color w:val="000000"/>
        <w:position w:val="0"/>
        <w:sz w:val="24"/>
      </w:rPr>
    </w:lvl>
    <w:lvl w:ilvl="4">
      <w:start w:val="1"/>
      <w:numFmt w:val="bullet"/>
      <w:lvlText w:val="o"/>
      <w:lvlJc w:val="left"/>
      <w:pPr>
        <w:tabs>
          <w:tab w:val="num" w:pos="360"/>
        </w:tabs>
        <w:ind w:left="360" w:firstLine="3240"/>
      </w:pPr>
      <w:rPr>
        <w:rFonts w:ascii="Courier New" w:eastAsia="ヒラギノ角ゴ Pro W3" w:hAnsi="Courier New" w:hint="default"/>
        <w:color w:val="000000"/>
        <w:position w:val="0"/>
        <w:sz w:val="24"/>
      </w:rPr>
    </w:lvl>
    <w:lvl w:ilvl="5">
      <w:start w:val="1"/>
      <w:numFmt w:val="bullet"/>
      <w:lvlText w:val=""/>
      <w:lvlJc w:val="left"/>
      <w:pPr>
        <w:tabs>
          <w:tab w:val="num" w:pos="360"/>
        </w:tabs>
        <w:ind w:left="360" w:firstLine="3960"/>
      </w:pPr>
      <w:rPr>
        <w:rFonts w:ascii="Wingdings" w:eastAsia="ヒラギノ角ゴ Pro W3" w:hAnsi="Wingdings" w:hint="default"/>
        <w:color w:val="000000"/>
        <w:position w:val="0"/>
        <w:sz w:val="24"/>
      </w:rPr>
    </w:lvl>
    <w:lvl w:ilvl="6">
      <w:start w:val="1"/>
      <w:numFmt w:val="bullet"/>
      <w:lvlText w:val="·"/>
      <w:lvlJc w:val="left"/>
      <w:pPr>
        <w:tabs>
          <w:tab w:val="num" w:pos="360"/>
        </w:tabs>
        <w:ind w:left="360" w:firstLine="4680"/>
      </w:pPr>
      <w:rPr>
        <w:rFonts w:ascii="Lucida Grande" w:eastAsia="ヒラギノ角ゴ Pro W3" w:hAnsi="Symbol" w:hint="default"/>
        <w:color w:val="000000"/>
        <w:position w:val="0"/>
        <w:sz w:val="24"/>
      </w:rPr>
    </w:lvl>
    <w:lvl w:ilvl="7">
      <w:start w:val="1"/>
      <w:numFmt w:val="bullet"/>
      <w:lvlText w:val="o"/>
      <w:lvlJc w:val="left"/>
      <w:pPr>
        <w:tabs>
          <w:tab w:val="num" w:pos="360"/>
        </w:tabs>
        <w:ind w:left="360" w:firstLine="5400"/>
      </w:pPr>
      <w:rPr>
        <w:rFonts w:ascii="Courier New" w:eastAsia="ヒラギノ角ゴ Pro W3" w:hAnsi="Courier New" w:hint="default"/>
        <w:color w:val="000000"/>
        <w:position w:val="0"/>
        <w:sz w:val="24"/>
      </w:rPr>
    </w:lvl>
    <w:lvl w:ilvl="8">
      <w:start w:val="1"/>
      <w:numFmt w:val="bullet"/>
      <w:lvlText w:val=""/>
      <w:lvlJc w:val="left"/>
      <w:pPr>
        <w:tabs>
          <w:tab w:val="num" w:pos="360"/>
        </w:tabs>
        <w:ind w:left="360" w:firstLine="6120"/>
      </w:pPr>
      <w:rPr>
        <w:rFonts w:ascii="Wingdings" w:eastAsia="ヒラギノ角ゴ Pro W3" w:hAnsi="Wingdings" w:hint="default"/>
        <w:color w:val="000000"/>
        <w:position w:val="0"/>
        <w:sz w:val="24"/>
      </w:rPr>
    </w:lvl>
  </w:abstractNum>
  <w:abstractNum w:abstractNumId="2" w15:restartNumberingAfterBreak="0">
    <w:nsid w:val="00000003"/>
    <w:multiLevelType w:val="multilevel"/>
    <w:tmpl w:val="894EE875"/>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0000004"/>
    <w:multiLevelType w:val="multilevel"/>
    <w:tmpl w:val="894EE876"/>
    <w:lvl w:ilvl="0">
      <w:start w:val="1"/>
      <w:numFmt w:val="decimal"/>
      <w:isLgl/>
      <w:lvlText w:val="%1."/>
      <w:lvlJc w:val="left"/>
      <w:pPr>
        <w:tabs>
          <w:tab w:val="num" w:pos="360"/>
        </w:tabs>
        <w:ind w:left="360" w:firstLine="0"/>
      </w:pPr>
      <w:rPr>
        <w:rFonts w:hint="default"/>
        <w:color w:val="000000"/>
        <w:position w:val="0"/>
        <w:sz w:val="24"/>
      </w:rPr>
    </w:lvl>
    <w:lvl w:ilvl="1">
      <w:start w:val="1"/>
      <w:numFmt w:val="bullet"/>
      <w:suff w:val="nothing"/>
      <w:lvlText w:val=""/>
      <w:lvlJc w:val="left"/>
      <w:pPr>
        <w:ind w:left="0" w:firstLine="0"/>
      </w:pPr>
      <w:rPr>
        <w:rFonts w:hint="default"/>
        <w:color w:val="000000"/>
        <w:position w:val="0"/>
        <w:sz w:val="24"/>
      </w:rPr>
    </w:lvl>
    <w:lvl w:ilvl="2">
      <w:start w:val="1"/>
      <w:numFmt w:val="bullet"/>
      <w:suff w:val="nothing"/>
      <w:lvlText w:val=""/>
      <w:lvlJc w:val="left"/>
      <w:pPr>
        <w:ind w:left="0" w:firstLine="0"/>
      </w:pPr>
      <w:rPr>
        <w:rFonts w:hint="default"/>
        <w:color w:val="000000"/>
        <w:position w:val="0"/>
        <w:sz w:val="24"/>
      </w:rPr>
    </w:lvl>
    <w:lvl w:ilvl="3">
      <w:start w:val="1"/>
      <w:numFmt w:val="bullet"/>
      <w:suff w:val="nothing"/>
      <w:lvlText w:val=""/>
      <w:lvlJc w:val="left"/>
      <w:pPr>
        <w:ind w:left="0" w:firstLine="0"/>
      </w:pPr>
      <w:rPr>
        <w:rFonts w:hint="default"/>
        <w:color w:val="000000"/>
        <w:position w:val="0"/>
        <w:sz w:val="24"/>
      </w:rPr>
    </w:lvl>
    <w:lvl w:ilvl="4">
      <w:start w:val="1"/>
      <w:numFmt w:val="bullet"/>
      <w:suff w:val="nothing"/>
      <w:lvlText w:val=""/>
      <w:lvlJc w:val="left"/>
      <w:pPr>
        <w:ind w:left="0" w:firstLine="0"/>
      </w:pPr>
      <w:rPr>
        <w:rFonts w:hint="default"/>
        <w:color w:val="000000"/>
        <w:position w:val="0"/>
        <w:sz w:val="24"/>
      </w:rPr>
    </w:lvl>
    <w:lvl w:ilvl="5">
      <w:start w:val="1"/>
      <w:numFmt w:val="bullet"/>
      <w:suff w:val="nothing"/>
      <w:lvlText w:val=""/>
      <w:lvlJc w:val="left"/>
      <w:pPr>
        <w:ind w:left="0" w:firstLine="0"/>
      </w:pPr>
      <w:rPr>
        <w:rFonts w:hint="default"/>
        <w:color w:val="000000"/>
        <w:position w:val="0"/>
        <w:sz w:val="24"/>
      </w:rPr>
    </w:lvl>
    <w:lvl w:ilvl="6">
      <w:start w:val="1"/>
      <w:numFmt w:val="bullet"/>
      <w:suff w:val="nothing"/>
      <w:lvlText w:val=""/>
      <w:lvlJc w:val="left"/>
      <w:pPr>
        <w:ind w:left="0" w:firstLine="0"/>
      </w:pPr>
      <w:rPr>
        <w:rFonts w:hint="default"/>
        <w:color w:val="000000"/>
        <w:position w:val="0"/>
        <w:sz w:val="24"/>
      </w:rPr>
    </w:lvl>
    <w:lvl w:ilvl="7">
      <w:start w:val="1"/>
      <w:numFmt w:val="bullet"/>
      <w:suff w:val="nothing"/>
      <w:lvlText w:val=""/>
      <w:lvlJc w:val="left"/>
      <w:pPr>
        <w:ind w:left="0" w:firstLine="0"/>
      </w:pPr>
      <w:rPr>
        <w:rFonts w:hint="default"/>
        <w:color w:val="000000"/>
        <w:position w:val="0"/>
        <w:sz w:val="24"/>
      </w:rPr>
    </w:lvl>
    <w:lvl w:ilvl="8">
      <w:start w:val="1"/>
      <w:numFmt w:val="bullet"/>
      <w:suff w:val="nothing"/>
      <w:lvlText w:val=""/>
      <w:lvlJc w:val="left"/>
      <w:pPr>
        <w:ind w:left="0" w:firstLine="0"/>
      </w:pPr>
      <w:rPr>
        <w:rFonts w:hint="default"/>
        <w:color w:val="000000"/>
        <w:position w:val="0"/>
        <w:sz w:val="24"/>
      </w:rPr>
    </w:lvl>
  </w:abstractNum>
  <w:abstractNum w:abstractNumId="4" w15:restartNumberingAfterBreak="0">
    <w:nsid w:val="00000005"/>
    <w:multiLevelType w:val="multilevel"/>
    <w:tmpl w:val="894EE877"/>
    <w:lvl w:ilvl="0">
      <w:start w:val="5"/>
      <w:numFmt w:val="decimal"/>
      <w:isLgl/>
      <w:lvlText w:val="%1."/>
      <w:lvlJc w:val="left"/>
      <w:pPr>
        <w:tabs>
          <w:tab w:val="num" w:pos="240"/>
        </w:tabs>
        <w:ind w:left="240" w:firstLine="0"/>
      </w:pPr>
      <w:rPr>
        <w:rFonts w:hint="default"/>
        <w:position w:val="0"/>
      </w:rPr>
    </w:lvl>
    <w:lvl w:ilvl="1">
      <w:start w:val="1"/>
      <w:numFmt w:val="lowerLetter"/>
      <w:lvlText w:val="%2."/>
      <w:lvlJc w:val="left"/>
      <w:pPr>
        <w:tabs>
          <w:tab w:val="num" w:pos="240"/>
        </w:tabs>
        <w:ind w:left="240" w:firstLine="360"/>
      </w:pPr>
      <w:rPr>
        <w:rFonts w:hint="default"/>
        <w:position w:val="0"/>
      </w:rPr>
    </w:lvl>
    <w:lvl w:ilvl="2">
      <w:start w:val="1"/>
      <w:numFmt w:val="lowerRoman"/>
      <w:lvlText w:val="%3."/>
      <w:lvlJc w:val="left"/>
      <w:pPr>
        <w:tabs>
          <w:tab w:val="num" w:pos="240"/>
        </w:tabs>
        <w:ind w:left="240" w:firstLine="720"/>
      </w:pPr>
      <w:rPr>
        <w:rFonts w:hint="default"/>
        <w:position w:val="0"/>
      </w:rPr>
    </w:lvl>
    <w:lvl w:ilvl="3">
      <w:start w:val="1"/>
      <w:numFmt w:val="decimal"/>
      <w:isLgl/>
      <w:lvlText w:val="%4."/>
      <w:lvlJc w:val="left"/>
      <w:pPr>
        <w:tabs>
          <w:tab w:val="num" w:pos="240"/>
        </w:tabs>
        <w:ind w:left="240" w:firstLine="1080"/>
      </w:pPr>
      <w:rPr>
        <w:rFonts w:hint="default"/>
        <w:position w:val="0"/>
      </w:rPr>
    </w:lvl>
    <w:lvl w:ilvl="4">
      <w:start w:val="1"/>
      <w:numFmt w:val="lowerLetter"/>
      <w:lvlText w:val="%5."/>
      <w:lvlJc w:val="left"/>
      <w:pPr>
        <w:tabs>
          <w:tab w:val="num" w:pos="240"/>
        </w:tabs>
        <w:ind w:left="240" w:firstLine="1440"/>
      </w:pPr>
      <w:rPr>
        <w:rFonts w:hint="default"/>
        <w:position w:val="0"/>
      </w:rPr>
    </w:lvl>
    <w:lvl w:ilvl="5">
      <w:start w:val="1"/>
      <w:numFmt w:val="lowerRoman"/>
      <w:lvlText w:val="%6."/>
      <w:lvlJc w:val="left"/>
      <w:pPr>
        <w:tabs>
          <w:tab w:val="num" w:pos="240"/>
        </w:tabs>
        <w:ind w:left="240" w:firstLine="1800"/>
      </w:pPr>
      <w:rPr>
        <w:rFonts w:hint="default"/>
        <w:position w:val="0"/>
      </w:rPr>
    </w:lvl>
    <w:lvl w:ilvl="6">
      <w:start w:val="1"/>
      <w:numFmt w:val="decimal"/>
      <w:isLgl/>
      <w:lvlText w:val="%7."/>
      <w:lvlJc w:val="left"/>
      <w:pPr>
        <w:tabs>
          <w:tab w:val="num" w:pos="240"/>
        </w:tabs>
        <w:ind w:left="240" w:firstLine="2160"/>
      </w:pPr>
      <w:rPr>
        <w:rFonts w:hint="default"/>
        <w:position w:val="0"/>
      </w:rPr>
    </w:lvl>
    <w:lvl w:ilvl="7">
      <w:start w:val="1"/>
      <w:numFmt w:val="lowerLetter"/>
      <w:lvlText w:val="%8."/>
      <w:lvlJc w:val="left"/>
      <w:pPr>
        <w:tabs>
          <w:tab w:val="num" w:pos="240"/>
        </w:tabs>
        <w:ind w:left="240" w:firstLine="2520"/>
      </w:pPr>
      <w:rPr>
        <w:rFonts w:hint="default"/>
        <w:position w:val="0"/>
      </w:rPr>
    </w:lvl>
    <w:lvl w:ilvl="8">
      <w:start w:val="1"/>
      <w:numFmt w:val="lowerRoman"/>
      <w:lvlText w:val="%9."/>
      <w:lvlJc w:val="left"/>
      <w:pPr>
        <w:tabs>
          <w:tab w:val="num" w:pos="240"/>
        </w:tabs>
        <w:ind w:left="240" w:firstLine="2880"/>
      </w:pPr>
      <w:rPr>
        <w:rFonts w:hint="default"/>
        <w:position w:val="0"/>
      </w:rPr>
    </w:lvl>
  </w:abstractNum>
  <w:abstractNum w:abstractNumId="5" w15:restartNumberingAfterBreak="0">
    <w:nsid w:val="00000006"/>
    <w:multiLevelType w:val="multilevel"/>
    <w:tmpl w:val="894EE878"/>
    <w:lvl w:ilvl="0">
      <w:start w:val="1"/>
      <w:numFmt w:val="decimal"/>
      <w:isLgl/>
      <w:lvlText w:val="%1."/>
      <w:lvlJc w:val="left"/>
      <w:pPr>
        <w:tabs>
          <w:tab w:val="num" w:pos="360"/>
        </w:tabs>
        <w:ind w:left="360" w:firstLine="0"/>
      </w:pPr>
      <w:rPr>
        <w:rFonts w:ascii="Wingdings" w:eastAsia="ヒラギノ角ゴ Pro W3" w:hAnsi="Wingdings" w:hint="default"/>
        <w:color w:val="000000"/>
        <w:position w:val="0"/>
        <w:sz w:val="24"/>
      </w:rPr>
    </w:lvl>
    <w:lvl w:ilvl="1">
      <w:start w:val="1"/>
      <w:numFmt w:val="bullet"/>
      <w:suff w:val="nothing"/>
      <w:lvlText w:val=""/>
      <w:lvlJc w:val="left"/>
      <w:pPr>
        <w:ind w:left="0" w:firstLine="0"/>
      </w:pPr>
      <w:rPr>
        <w:rFonts w:ascii="Courier New" w:eastAsia="ヒラギノ角ゴ Pro W3" w:hAnsi="Courier New" w:hint="default"/>
        <w:color w:val="000000"/>
        <w:position w:val="0"/>
        <w:sz w:val="24"/>
      </w:rPr>
    </w:lvl>
    <w:lvl w:ilvl="2">
      <w:start w:val="1"/>
      <w:numFmt w:val="bullet"/>
      <w:suff w:val="nothing"/>
      <w:lvlText w:val=""/>
      <w:lvlJc w:val="left"/>
      <w:pPr>
        <w:ind w:left="0" w:firstLine="0"/>
      </w:pPr>
      <w:rPr>
        <w:rFonts w:ascii="Wingdings" w:eastAsia="ヒラギノ角ゴ Pro W3" w:hAnsi="Wingdings" w:hint="default"/>
        <w:color w:val="000000"/>
        <w:position w:val="0"/>
        <w:sz w:val="24"/>
      </w:rPr>
    </w:lvl>
    <w:lvl w:ilvl="3">
      <w:start w:val="1"/>
      <w:numFmt w:val="bullet"/>
      <w:suff w:val="nothing"/>
      <w:lvlText w:val=""/>
      <w:lvlJc w:val="left"/>
      <w:pPr>
        <w:ind w:left="0" w:firstLine="0"/>
      </w:pPr>
      <w:rPr>
        <w:rFonts w:ascii="Lucida Grande" w:eastAsia="ヒラギノ角ゴ Pro W3" w:hAnsi="Symbol" w:hint="default"/>
        <w:color w:val="000000"/>
        <w:position w:val="0"/>
        <w:sz w:val="24"/>
      </w:rPr>
    </w:lvl>
    <w:lvl w:ilvl="4">
      <w:start w:val="1"/>
      <w:numFmt w:val="bullet"/>
      <w:suff w:val="nothing"/>
      <w:lvlText w:val=""/>
      <w:lvlJc w:val="left"/>
      <w:pPr>
        <w:ind w:left="0" w:firstLine="0"/>
      </w:pPr>
      <w:rPr>
        <w:rFonts w:ascii="Courier New" w:eastAsia="ヒラギノ角ゴ Pro W3" w:hAnsi="Courier New" w:hint="default"/>
        <w:color w:val="000000"/>
        <w:position w:val="0"/>
        <w:sz w:val="24"/>
      </w:rPr>
    </w:lvl>
    <w:lvl w:ilvl="5">
      <w:start w:val="1"/>
      <w:numFmt w:val="bullet"/>
      <w:suff w:val="nothing"/>
      <w:lvlText w:val=""/>
      <w:lvlJc w:val="left"/>
      <w:pPr>
        <w:ind w:left="0" w:firstLine="0"/>
      </w:pPr>
      <w:rPr>
        <w:rFonts w:ascii="Wingdings" w:eastAsia="ヒラギノ角ゴ Pro W3" w:hAnsi="Wingdings" w:hint="default"/>
        <w:color w:val="000000"/>
        <w:position w:val="0"/>
        <w:sz w:val="24"/>
      </w:rPr>
    </w:lvl>
    <w:lvl w:ilvl="6">
      <w:start w:val="1"/>
      <w:numFmt w:val="bullet"/>
      <w:suff w:val="nothing"/>
      <w:lvlText w:val=""/>
      <w:lvlJc w:val="left"/>
      <w:pPr>
        <w:ind w:left="0" w:firstLine="0"/>
      </w:pPr>
      <w:rPr>
        <w:rFonts w:ascii="Lucida Grande" w:eastAsia="ヒラギノ角ゴ Pro W3" w:hAnsi="Symbol" w:hint="default"/>
        <w:color w:val="000000"/>
        <w:position w:val="0"/>
        <w:sz w:val="24"/>
      </w:rPr>
    </w:lvl>
    <w:lvl w:ilvl="7">
      <w:start w:val="1"/>
      <w:numFmt w:val="bullet"/>
      <w:suff w:val="nothing"/>
      <w:lvlText w:val=""/>
      <w:lvlJc w:val="left"/>
      <w:pPr>
        <w:ind w:left="0" w:firstLine="0"/>
      </w:pPr>
      <w:rPr>
        <w:rFonts w:ascii="Courier New" w:eastAsia="ヒラギノ角ゴ Pro W3" w:hAnsi="Courier New" w:hint="default"/>
        <w:color w:val="000000"/>
        <w:position w:val="0"/>
        <w:sz w:val="24"/>
      </w:rPr>
    </w:lvl>
    <w:lvl w:ilvl="8">
      <w:start w:val="1"/>
      <w:numFmt w:val="bullet"/>
      <w:suff w:val="nothing"/>
      <w:lvlText w:val=""/>
      <w:lvlJc w:val="left"/>
      <w:pPr>
        <w:ind w:left="0" w:firstLine="0"/>
      </w:pPr>
      <w:rPr>
        <w:rFonts w:ascii="Wingdings" w:eastAsia="ヒラギノ角ゴ Pro W3" w:hAnsi="Wingdings" w:hint="default"/>
        <w:color w:val="000000"/>
        <w:position w:val="0"/>
        <w:sz w:val="24"/>
      </w:rPr>
    </w:lvl>
  </w:abstractNum>
  <w:abstractNum w:abstractNumId="6" w15:restartNumberingAfterBreak="0">
    <w:nsid w:val="00000007"/>
    <w:multiLevelType w:val="multilevel"/>
    <w:tmpl w:val="894EE879"/>
    <w:lvl w:ilvl="0">
      <w:start w:val="6"/>
      <w:numFmt w:val="decimal"/>
      <w:isLgl/>
      <w:lvlText w:val="%1."/>
      <w:lvlJc w:val="left"/>
      <w:pPr>
        <w:tabs>
          <w:tab w:val="num" w:pos="240"/>
        </w:tabs>
        <w:ind w:left="240" w:firstLine="0"/>
      </w:pPr>
      <w:rPr>
        <w:rFonts w:hint="default"/>
        <w:position w:val="0"/>
      </w:rPr>
    </w:lvl>
    <w:lvl w:ilvl="1">
      <w:start w:val="1"/>
      <w:numFmt w:val="lowerLetter"/>
      <w:lvlText w:val="%2."/>
      <w:lvlJc w:val="left"/>
      <w:pPr>
        <w:tabs>
          <w:tab w:val="num" w:pos="240"/>
        </w:tabs>
        <w:ind w:left="240" w:firstLine="360"/>
      </w:pPr>
      <w:rPr>
        <w:rFonts w:hint="default"/>
        <w:position w:val="0"/>
      </w:rPr>
    </w:lvl>
    <w:lvl w:ilvl="2">
      <w:start w:val="1"/>
      <w:numFmt w:val="lowerRoman"/>
      <w:lvlText w:val="%3."/>
      <w:lvlJc w:val="left"/>
      <w:pPr>
        <w:tabs>
          <w:tab w:val="num" w:pos="240"/>
        </w:tabs>
        <w:ind w:left="240" w:firstLine="720"/>
      </w:pPr>
      <w:rPr>
        <w:rFonts w:hint="default"/>
        <w:position w:val="0"/>
      </w:rPr>
    </w:lvl>
    <w:lvl w:ilvl="3">
      <w:start w:val="1"/>
      <w:numFmt w:val="decimal"/>
      <w:isLgl/>
      <w:lvlText w:val="%4."/>
      <w:lvlJc w:val="left"/>
      <w:pPr>
        <w:tabs>
          <w:tab w:val="num" w:pos="240"/>
        </w:tabs>
        <w:ind w:left="240" w:firstLine="1080"/>
      </w:pPr>
      <w:rPr>
        <w:rFonts w:hint="default"/>
        <w:position w:val="0"/>
      </w:rPr>
    </w:lvl>
    <w:lvl w:ilvl="4">
      <w:start w:val="1"/>
      <w:numFmt w:val="lowerLetter"/>
      <w:lvlText w:val="%5."/>
      <w:lvlJc w:val="left"/>
      <w:pPr>
        <w:tabs>
          <w:tab w:val="num" w:pos="240"/>
        </w:tabs>
        <w:ind w:left="240" w:firstLine="1440"/>
      </w:pPr>
      <w:rPr>
        <w:rFonts w:hint="default"/>
        <w:position w:val="0"/>
      </w:rPr>
    </w:lvl>
    <w:lvl w:ilvl="5">
      <w:start w:val="1"/>
      <w:numFmt w:val="lowerRoman"/>
      <w:lvlText w:val="%6."/>
      <w:lvlJc w:val="left"/>
      <w:pPr>
        <w:tabs>
          <w:tab w:val="num" w:pos="240"/>
        </w:tabs>
        <w:ind w:left="240" w:firstLine="1800"/>
      </w:pPr>
      <w:rPr>
        <w:rFonts w:hint="default"/>
        <w:position w:val="0"/>
      </w:rPr>
    </w:lvl>
    <w:lvl w:ilvl="6">
      <w:start w:val="1"/>
      <w:numFmt w:val="decimal"/>
      <w:isLgl/>
      <w:lvlText w:val="%7."/>
      <w:lvlJc w:val="left"/>
      <w:pPr>
        <w:tabs>
          <w:tab w:val="num" w:pos="240"/>
        </w:tabs>
        <w:ind w:left="240" w:firstLine="2160"/>
      </w:pPr>
      <w:rPr>
        <w:rFonts w:hint="default"/>
        <w:position w:val="0"/>
      </w:rPr>
    </w:lvl>
    <w:lvl w:ilvl="7">
      <w:start w:val="1"/>
      <w:numFmt w:val="lowerLetter"/>
      <w:lvlText w:val="%8."/>
      <w:lvlJc w:val="left"/>
      <w:pPr>
        <w:tabs>
          <w:tab w:val="num" w:pos="240"/>
        </w:tabs>
        <w:ind w:left="240" w:firstLine="2520"/>
      </w:pPr>
      <w:rPr>
        <w:rFonts w:hint="default"/>
        <w:position w:val="0"/>
      </w:rPr>
    </w:lvl>
    <w:lvl w:ilvl="8">
      <w:start w:val="1"/>
      <w:numFmt w:val="lowerRoman"/>
      <w:lvlText w:val="%9."/>
      <w:lvlJc w:val="left"/>
      <w:pPr>
        <w:tabs>
          <w:tab w:val="num" w:pos="240"/>
        </w:tabs>
        <w:ind w:left="240" w:firstLine="2880"/>
      </w:pPr>
      <w:rPr>
        <w:rFonts w:hint="default"/>
        <w:position w:val="0"/>
      </w:rPr>
    </w:lvl>
  </w:abstractNum>
  <w:abstractNum w:abstractNumId="7" w15:restartNumberingAfterBreak="0">
    <w:nsid w:val="00000008"/>
    <w:multiLevelType w:val="multilevel"/>
    <w:tmpl w:val="894EE87A"/>
    <w:lvl w:ilvl="0">
      <w:start w:val="4"/>
      <w:numFmt w:val="decimal"/>
      <w:isLgl/>
      <w:lvlText w:val="%1."/>
      <w:lvlJc w:val="left"/>
      <w:pPr>
        <w:tabs>
          <w:tab w:val="num" w:pos="240"/>
        </w:tabs>
        <w:ind w:left="240" w:firstLine="0"/>
      </w:pPr>
      <w:rPr>
        <w:rFonts w:hint="default"/>
        <w:position w:val="0"/>
      </w:rPr>
    </w:lvl>
    <w:lvl w:ilvl="1">
      <w:start w:val="1"/>
      <w:numFmt w:val="lowerLetter"/>
      <w:lvlText w:val="%2."/>
      <w:lvlJc w:val="left"/>
      <w:pPr>
        <w:tabs>
          <w:tab w:val="num" w:pos="240"/>
        </w:tabs>
        <w:ind w:left="240" w:firstLine="360"/>
      </w:pPr>
      <w:rPr>
        <w:rFonts w:hint="default"/>
        <w:position w:val="0"/>
      </w:rPr>
    </w:lvl>
    <w:lvl w:ilvl="2">
      <w:start w:val="1"/>
      <w:numFmt w:val="lowerRoman"/>
      <w:lvlText w:val="%3."/>
      <w:lvlJc w:val="left"/>
      <w:pPr>
        <w:tabs>
          <w:tab w:val="num" w:pos="240"/>
        </w:tabs>
        <w:ind w:left="240" w:firstLine="720"/>
      </w:pPr>
      <w:rPr>
        <w:rFonts w:hint="default"/>
        <w:position w:val="0"/>
      </w:rPr>
    </w:lvl>
    <w:lvl w:ilvl="3">
      <w:start w:val="1"/>
      <w:numFmt w:val="decimal"/>
      <w:isLgl/>
      <w:lvlText w:val="%4."/>
      <w:lvlJc w:val="left"/>
      <w:pPr>
        <w:tabs>
          <w:tab w:val="num" w:pos="240"/>
        </w:tabs>
        <w:ind w:left="240" w:firstLine="1080"/>
      </w:pPr>
      <w:rPr>
        <w:rFonts w:hint="default"/>
        <w:position w:val="0"/>
      </w:rPr>
    </w:lvl>
    <w:lvl w:ilvl="4">
      <w:start w:val="1"/>
      <w:numFmt w:val="lowerLetter"/>
      <w:lvlText w:val="%5."/>
      <w:lvlJc w:val="left"/>
      <w:pPr>
        <w:tabs>
          <w:tab w:val="num" w:pos="240"/>
        </w:tabs>
        <w:ind w:left="240" w:firstLine="1440"/>
      </w:pPr>
      <w:rPr>
        <w:rFonts w:hint="default"/>
        <w:position w:val="0"/>
      </w:rPr>
    </w:lvl>
    <w:lvl w:ilvl="5">
      <w:start w:val="1"/>
      <w:numFmt w:val="lowerRoman"/>
      <w:lvlText w:val="%6."/>
      <w:lvlJc w:val="left"/>
      <w:pPr>
        <w:tabs>
          <w:tab w:val="num" w:pos="240"/>
        </w:tabs>
        <w:ind w:left="240" w:firstLine="1800"/>
      </w:pPr>
      <w:rPr>
        <w:rFonts w:hint="default"/>
        <w:position w:val="0"/>
      </w:rPr>
    </w:lvl>
    <w:lvl w:ilvl="6">
      <w:start w:val="1"/>
      <w:numFmt w:val="decimal"/>
      <w:isLgl/>
      <w:lvlText w:val="%7."/>
      <w:lvlJc w:val="left"/>
      <w:pPr>
        <w:tabs>
          <w:tab w:val="num" w:pos="240"/>
        </w:tabs>
        <w:ind w:left="240" w:firstLine="2160"/>
      </w:pPr>
      <w:rPr>
        <w:rFonts w:hint="default"/>
        <w:position w:val="0"/>
      </w:rPr>
    </w:lvl>
    <w:lvl w:ilvl="7">
      <w:start w:val="1"/>
      <w:numFmt w:val="lowerLetter"/>
      <w:lvlText w:val="%8."/>
      <w:lvlJc w:val="left"/>
      <w:pPr>
        <w:tabs>
          <w:tab w:val="num" w:pos="240"/>
        </w:tabs>
        <w:ind w:left="240" w:firstLine="2520"/>
      </w:pPr>
      <w:rPr>
        <w:rFonts w:hint="default"/>
        <w:position w:val="0"/>
      </w:rPr>
    </w:lvl>
    <w:lvl w:ilvl="8">
      <w:start w:val="1"/>
      <w:numFmt w:val="lowerRoman"/>
      <w:lvlText w:val="%9."/>
      <w:lvlJc w:val="left"/>
      <w:pPr>
        <w:tabs>
          <w:tab w:val="num" w:pos="240"/>
        </w:tabs>
        <w:ind w:left="240" w:firstLine="2880"/>
      </w:pPr>
      <w:rPr>
        <w:rFonts w:hint="default"/>
        <w:position w:val="0"/>
      </w:rPr>
    </w:lvl>
  </w:abstractNum>
  <w:abstractNum w:abstractNumId="8" w15:restartNumberingAfterBreak="0">
    <w:nsid w:val="00000009"/>
    <w:multiLevelType w:val="multilevel"/>
    <w:tmpl w:val="894EE87B"/>
    <w:lvl w:ilvl="0">
      <w:start w:val="2"/>
      <w:numFmt w:val="decimal"/>
      <w:isLgl/>
      <w:lvlText w:val="%1."/>
      <w:lvlJc w:val="left"/>
      <w:pPr>
        <w:tabs>
          <w:tab w:val="num" w:pos="240"/>
        </w:tabs>
        <w:ind w:left="240" w:firstLine="0"/>
      </w:pPr>
      <w:rPr>
        <w:rFonts w:hint="default"/>
        <w:position w:val="0"/>
      </w:rPr>
    </w:lvl>
    <w:lvl w:ilvl="1">
      <w:start w:val="1"/>
      <w:numFmt w:val="lowerLetter"/>
      <w:lvlText w:val="%2."/>
      <w:lvlJc w:val="left"/>
      <w:pPr>
        <w:tabs>
          <w:tab w:val="num" w:pos="240"/>
        </w:tabs>
        <w:ind w:left="240" w:firstLine="360"/>
      </w:pPr>
      <w:rPr>
        <w:rFonts w:hint="default"/>
        <w:position w:val="0"/>
      </w:rPr>
    </w:lvl>
    <w:lvl w:ilvl="2">
      <w:start w:val="1"/>
      <w:numFmt w:val="lowerRoman"/>
      <w:lvlText w:val="%3."/>
      <w:lvlJc w:val="left"/>
      <w:pPr>
        <w:tabs>
          <w:tab w:val="num" w:pos="240"/>
        </w:tabs>
        <w:ind w:left="240" w:firstLine="720"/>
      </w:pPr>
      <w:rPr>
        <w:rFonts w:hint="default"/>
        <w:position w:val="0"/>
      </w:rPr>
    </w:lvl>
    <w:lvl w:ilvl="3">
      <w:start w:val="1"/>
      <w:numFmt w:val="decimal"/>
      <w:isLgl/>
      <w:lvlText w:val="%4."/>
      <w:lvlJc w:val="left"/>
      <w:pPr>
        <w:tabs>
          <w:tab w:val="num" w:pos="240"/>
        </w:tabs>
        <w:ind w:left="240" w:firstLine="1080"/>
      </w:pPr>
      <w:rPr>
        <w:rFonts w:hint="default"/>
        <w:position w:val="0"/>
      </w:rPr>
    </w:lvl>
    <w:lvl w:ilvl="4">
      <w:start w:val="1"/>
      <w:numFmt w:val="lowerLetter"/>
      <w:lvlText w:val="%5."/>
      <w:lvlJc w:val="left"/>
      <w:pPr>
        <w:tabs>
          <w:tab w:val="num" w:pos="240"/>
        </w:tabs>
        <w:ind w:left="240" w:firstLine="1440"/>
      </w:pPr>
      <w:rPr>
        <w:rFonts w:hint="default"/>
        <w:position w:val="0"/>
      </w:rPr>
    </w:lvl>
    <w:lvl w:ilvl="5">
      <w:start w:val="1"/>
      <w:numFmt w:val="lowerRoman"/>
      <w:lvlText w:val="%6."/>
      <w:lvlJc w:val="left"/>
      <w:pPr>
        <w:tabs>
          <w:tab w:val="num" w:pos="240"/>
        </w:tabs>
        <w:ind w:left="240" w:firstLine="1800"/>
      </w:pPr>
      <w:rPr>
        <w:rFonts w:hint="default"/>
        <w:position w:val="0"/>
      </w:rPr>
    </w:lvl>
    <w:lvl w:ilvl="6">
      <w:start w:val="1"/>
      <w:numFmt w:val="decimal"/>
      <w:isLgl/>
      <w:lvlText w:val="%7."/>
      <w:lvlJc w:val="left"/>
      <w:pPr>
        <w:tabs>
          <w:tab w:val="num" w:pos="240"/>
        </w:tabs>
        <w:ind w:left="240" w:firstLine="2160"/>
      </w:pPr>
      <w:rPr>
        <w:rFonts w:hint="default"/>
        <w:position w:val="0"/>
      </w:rPr>
    </w:lvl>
    <w:lvl w:ilvl="7">
      <w:start w:val="1"/>
      <w:numFmt w:val="lowerLetter"/>
      <w:lvlText w:val="%8."/>
      <w:lvlJc w:val="left"/>
      <w:pPr>
        <w:tabs>
          <w:tab w:val="num" w:pos="240"/>
        </w:tabs>
        <w:ind w:left="240" w:firstLine="2520"/>
      </w:pPr>
      <w:rPr>
        <w:rFonts w:hint="default"/>
        <w:position w:val="0"/>
      </w:rPr>
    </w:lvl>
    <w:lvl w:ilvl="8">
      <w:start w:val="1"/>
      <w:numFmt w:val="lowerRoman"/>
      <w:lvlText w:val="%9."/>
      <w:lvlJc w:val="left"/>
      <w:pPr>
        <w:tabs>
          <w:tab w:val="num" w:pos="240"/>
        </w:tabs>
        <w:ind w:left="240" w:firstLine="2880"/>
      </w:pPr>
      <w:rPr>
        <w:rFonts w:hint="default"/>
        <w:position w:val="0"/>
      </w:rPr>
    </w:lvl>
  </w:abstractNum>
  <w:abstractNum w:abstractNumId="9" w15:restartNumberingAfterBreak="0">
    <w:nsid w:val="0000000A"/>
    <w:multiLevelType w:val="multilevel"/>
    <w:tmpl w:val="9476E34A"/>
    <w:lvl w:ilvl="0">
      <w:start w:val="3"/>
      <w:numFmt w:val="decimal"/>
      <w:isLgl/>
      <w:lvlText w:val="%1."/>
      <w:lvlJc w:val="left"/>
      <w:pPr>
        <w:tabs>
          <w:tab w:val="num" w:pos="240"/>
        </w:tabs>
        <w:ind w:left="240" w:firstLine="0"/>
      </w:pPr>
      <w:rPr>
        <w:rFonts w:hint="default"/>
        <w:i w:val="0"/>
        <w:position w:val="0"/>
      </w:rPr>
    </w:lvl>
    <w:lvl w:ilvl="1">
      <w:start w:val="1"/>
      <w:numFmt w:val="lowerLetter"/>
      <w:lvlText w:val="%2."/>
      <w:lvlJc w:val="left"/>
      <w:pPr>
        <w:tabs>
          <w:tab w:val="num" w:pos="240"/>
        </w:tabs>
        <w:ind w:left="240" w:firstLine="360"/>
      </w:pPr>
      <w:rPr>
        <w:rFonts w:hint="default"/>
        <w:position w:val="0"/>
      </w:rPr>
    </w:lvl>
    <w:lvl w:ilvl="2">
      <w:start w:val="1"/>
      <w:numFmt w:val="lowerRoman"/>
      <w:lvlText w:val="%3."/>
      <w:lvlJc w:val="left"/>
      <w:pPr>
        <w:tabs>
          <w:tab w:val="num" w:pos="240"/>
        </w:tabs>
        <w:ind w:left="240" w:firstLine="720"/>
      </w:pPr>
      <w:rPr>
        <w:rFonts w:hint="default"/>
        <w:position w:val="0"/>
      </w:rPr>
    </w:lvl>
    <w:lvl w:ilvl="3">
      <w:start w:val="1"/>
      <w:numFmt w:val="decimal"/>
      <w:isLgl/>
      <w:lvlText w:val="%4."/>
      <w:lvlJc w:val="left"/>
      <w:pPr>
        <w:tabs>
          <w:tab w:val="num" w:pos="240"/>
        </w:tabs>
        <w:ind w:left="240" w:firstLine="1080"/>
      </w:pPr>
      <w:rPr>
        <w:rFonts w:hint="default"/>
        <w:position w:val="0"/>
      </w:rPr>
    </w:lvl>
    <w:lvl w:ilvl="4">
      <w:start w:val="1"/>
      <w:numFmt w:val="lowerLetter"/>
      <w:lvlText w:val="%5."/>
      <w:lvlJc w:val="left"/>
      <w:pPr>
        <w:tabs>
          <w:tab w:val="num" w:pos="240"/>
        </w:tabs>
        <w:ind w:left="240" w:firstLine="1440"/>
      </w:pPr>
      <w:rPr>
        <w:rFonts w:hint="default"/>
        <w:position w:val="0"/>
      </w:rPr>
    </w:lvl>
    <w:lvl w:ilvl="5">
      <w:start w:val="1"/>
      <w:numFmt w:val="lowerRoman"/>
      <w:lvlText w:val="%6."/>
      <w:lvlJc w:val="left"/>
      <w:pPr>
        <w:tabs>
          <w:tab w:val="num" w:pos="240"/>
        </w:tabs>
        <w:ind w:left="240" w:firstLine="1800"/>
      </w:pPr>
      <w:rPr>
        <w:rFonts w:hint="default"/>
        <w:position w:val="0"/>
      </w:rPr>
    </w:lvl>
    <w:lvl w:ilvl="6">
      <w:start w:val="1"/>
      <w:numFmt w:val="decimal"/>
      <w:isLgl/>
      <w:lvlText w:val="%7."/>
      <w:lvlJc w:val="left"/>
      <w:pPr>
        <w:tabs>
          <w:tab w:val="num" w:pos="240"/>
        </w:tabs>
        <w:ind w:left="240" w:firstLine="2160"/>
      </w:pPr>
      <w:rPr>
        <w:rFonts w:hint="default"/>
        <w:position w:val="0"/>
      </w:rPr>
    </w:lvl>
    <w:lvl w:ilvl="7">
      <w:start w:val="1"/>
      <w:numFmt w:val="lowerLetter"/>
      <w:lvlText w:val="%8."/>
      <w:lvlJc w:val="left"/>
      <w:pPr>
        <w:tabs>
          <w:tab w:val="num" w:pos="240"/>
        </w:tabs>
        <w:ind w:left="240" w:firstLine="2520"/>
      </w:pPr>
      <w:rPr>
        <w:rFonts w:hint="default"/>
        <w:position w:val="0"/>
      </w:rPr>
    </w:lvl>
    <w:lvl w:ilvl="8">
      <w:start w:val="1"/>
      <w:numFmt w:val="lowerRoman"/>
      <w:lvlText w:val="%9."/>
      <w:lvlJc w:val="left"/>
      <w:pPr>
        <w:tabs>
          <w:tab w:val="num" w:pos="240"/>
        </w:tabs>
        <w:ind w:left="240" w:firstLine="2880"/>
      </w:pPr>
      <w:rPr>
        <w:rFonts w:hint="default"/>
        <w:position w:val="0"/>
      </w:rPr>
    </w:lvl>
  </w:abstractNum>
  <w:abstractNum w:abstractNumId="10" w15:restartNumberingAfterBreak="0">
    <w:nsid w:val="0000000B"/>
    <w:multiLevelType w:val="multilevel"/>
    <w:tmpl w:val="03D66666"/>
    <w:lvl w:ilvl="0">
      <w:start w:val="7"/>
      <w:numFmt w:val="decimal"/>
      <w:isLgl/>
      <w:lvlText w:val="%1."/>
      <w:lvlJc w:val="left"/>
      <w:pPr>
        <w:tabs>
          <w:tab w:val="num" w:pos="240"/>
        </w:tabs>
        <w:ind w:left="240" w:firstLine="0"/>
      </w:pPr>
      <w:rPr>
        <w:rFonts w:hint="default"/>
        <w:position w:val="0"/>
      </w:rPr>
    </w:lvl>
    <w:lvl w:ilvl="1">
      <w:start w:val="1"/>
      <w:numFmt w:val="lowerLetter"/>
      <w:lvlText w:val="%2."/>
      <w:lvlJc w:val="left"/>
      <w:pPr>
        <w:tabs>
          <w:tab w:val="num" w:pos="240"/>
        </w:tabs>
        <w:ind w:left="240" w:firstLine="360"/>
      </w:pPr>
      <w:rPr>
        <w:rFonts w:hint="default"/>
        <w:position w:val="0"/>
      </w:rPr>
    </w:lvl>
    <w:lvl w:ilvl="2">
      <w:start w:val="1"/>
      <w:numFmt w:val="lowerRoman"/>
      <w:lvlText w:val="%3."/>
      <w:lvlJc w:val="left"/>
      <w:pPr>
        <w:tabs>
          <w:tab w:val="num" w:pos="240"/>
        </w:tabs>
        <w:ind w:left="240" w:firstLine="720"/>
      </w:pPr>
      <w:rPr>
        <w:rFonts w:hint="default"/>
        <w:position w:val="0"/>
      </w:rPr>
    </w:lvl>
    <w:lvl w:ilvl="3">
      <w:start w:val="1"/>
      <w:numFmt w:val="decimal"/>
      <w:isLgl/>
      <w:lvlText w:val="%4."/>
      <w:lvlJc w:val="left"/>
      <w:pPr>
        <w:tabs>
          <w:tab w:val="num" w:pos="240"/>
        </w:tabs>
        <w:ind w:left="240" w:firstLine="1080"/>
      </w:pPr>
      <w:rPr>
        <w:rFonts w:hint="default"/>
        <w:position w:val="0"/>
      </w:rPr>
    </w:lvl>
    <w:lvl w:ilvl="4">
      <w:start w:val="1"/>
      <w:numFmt w:val="lowerLetter"/>
      <w:lvlText w:val="%5."/>
      <w:lvlJc w:val="left"/>
      <w:pPr>
        <w:tabs>
          <w:tab w:val="num" w:pos="240"/>
        </w:tabs>
        <w:ind w:left="240" w:firstLine="1440"/>
      </w:pPr>
      <w:rPr>
        <w:rFonts w:hint="default"/>
        <w:position w:val="0"/>
      </w:rPr>
    </w:lvl>
    <w:lvl w:ilvl="5">
      <w:start w:val="1"/>
      <w:numFmt w:val="lowerRoman"/>
      <w:lvlText w:val="%6."/>
      <w:lvlJc w:val="left"/>
      <w:pPr>
        <w:tabs>
          <w:tab w:val="num" w:pos="240"/>
        </w:tabs>
        <w:ind w:left="240" w:firstLine="1800"/>
      </w:pPr>
      <w:rPr>
        <w:rFonts w:hint="default"/>
        <w:position w:val="0"/>
      </w:rPr>
    </w:lvl>
    <w:lvl w:ilvl="6">
      <w:start w:val="1"/>
      <w:numFmt w:val="decimal"/>
      <w:isLgl/>
      <w:lvlText w:val="%7."/>
      <w:lvlJc w:val="left"/>
      <w:pPr>
        <w:tabs>
          <w:tab w:val="num" w:pos="240"/>
        </w:tabs>
        <w:ind w:left="240" w:firstLine="2160"/>
      </w:pPr>
      <w:rPr>
        <w:rFonts w:hint="default"/>
        <w:position w:val="0"/>
      </w:rPr>
    </w:lvl>
    <w:lvl w:ilvl="7">
      <w:start w:val="1"/>
      <w:numFmt w:val="lowerLetter"/>
      <w:lvlText w:val="%8."/>
      <w:lvlJc w:val="left"/>
      <w:pPr>
        <w:tabs>
          <w:tab w:val="num" w:pos="240"/>
        </w:tabs>
        <w:ind w:left="240" w:firstLine="2520"/>
      </w:pPr>
      <w:rPr>
        <w:rFonts w:hint="default"/>
        <w:position w:val="0"/>
      </w:rPr>
    </w:lvl>
    <w:lvl w:ilvl="8">
      <w:start w:val="1"/>
      <w:numFmt w:val="lowerRoman"/>
      <w:lvlText w:val="%9."/>
      <w:lvlJc w:val="left"/>
      <w:pPr>
        <w:tabs>
          <w:tab w:val="num" w:pos="240"/>
        </w:tabs>
        <w:ind w:left="240" w:firstLine="2880"/>
      </w:pPr>
      <w:rPr>
        <w:rFonts w:hint="default"/>
        <w:position w:val="0"/>
      </w:rPr>
    </w:lvl>
  </w:abstractNum>
  <w:abstractNum w:abstractNumId="11" w15:restartNumberingAfterBreak="0">
    <w:nsid w:val="0000000C"/>
    <w:multiLevelType w:val="multilevel"/>
    <w:tmpl w:val="894EE87E"/>
    <w:lvl w:ilvl="0">
      <w:start w:val="1"/>
      <w:numFmt w:val="decimal"/>
      <w:isLgl/>
      <w:lvlText w:val="%1."/>
      <w:lvlJc w:val="left"/>
      <w:pPr>
        <w:tabs>
          <w:tab w:val="num" w:pos="360"/>
        </w:tabs>
        <w:ind w:left="360" w:firstLine="360"/>
      </w:pPr>
      <w:rPr>
        <w:rFonts w:hint="default"/>
        <w:color w:val="000000"/>
        <w:position w:val="0"/>
        <w:sz w:val="24"/>
      </w:rPr>
    </w:lvl>
    <w:lvl w:ilvl="1">
      <w:start w:val="1"/>
      <w:numFmt w:val="lowerLetter"/>
      <w:lvlText w:val="%2."/>
      <w:lvlJc w:val="left"/>
      <w:pPr>
        <w:tabs>
          <w:tab w:val="num" w:pos="360"/>
        </w:tabs>
        <w:ind w:left="360" w:firstLine="1080"/>
      </w:pPr>
      <w:rPr>
        <w:rFonts w:hint="default"/>
        <w:color w:val="000000"/>
        <w:position w:val="0"/>
        <w:sz w:val="24"/>
      </w:rPr>
    </w:lvl>
    <w:lvl w:ilvl="2">
      <w:start w:val="1"/>
      <w:numFmt w:val="lowerRoman"/>
      <w:lvlText w:val="%3."/>
      <w:lvlJc w:val="left"/>
      <w:pPr>
        <w:tabs>
          <w:tab w:val="num" w:pos="360"/>
        </w:tabs>
        <w:ind w:left="360" w:firstLine="1800"/>
      </w:pPr>
      <w:rPr>
        <w:rFonts w:hint="default"/>
        <w:color w:val="000000"/>
        <w:position w:val="0"/>
        <w:sz w:val="24"/>
      </w:rPr>
    </w:lvl>
    <w:lvl w:ilvl="3">
      <w:start w:val="1"/>
      <w:numFmt w:val="decimal"/>
      <w:isLgl/>
      <w:lvlText w:val="%4."/>
      <w:lvlJc w:val="left"/>
      <w:pPr>
        <w:tabs>
          <w:tab w:val="num" w:pos="360"/>
        </w:tabs>
        <w:ind w:left="360" w:firstLine="2520"/>
      </w:pPr>
      <w:rPr>
        <w:rFonts w:hint="default"/>
        <w:color w:val="000000"/>
        <w:position w:val="0"/>
        <w:sz w:val="24"/>
      </w:rPr>
    </w:lvl>
    <w:lvl w:ilvl="4">
      <w:start w:val="1"/>
      <w:numFmt w:val="lowerLetter"/>
      <w:lvlText w:val="%5."/>
      <w:lvlJc w:val="left"/>
      <w:pPr>
        <w:tabs>
          <w:tab w:val="num" w:pos="360"/>
        </w:tabs>
        <w:ind w:left="360" w:firstLine="3240"/>
      </w:pPr>
      <w:rPr>
        <w:rFonts w:hint="default"/>
        <w:color w:val="000000"/>
        <w:position w:val="0"/>
        <w:sz w:val="24"/>
      </w:rPr>
    </w:lvl>
    <w:lvl w:ilvl="5">
      <w:start w:val="1"/>
      <w:numFmt w:val="lowerRoman"/>
      <w:lvlText w:val="%6."/>
      <w:lvlJc w:val="left"/>
      <w:pPr>
        <w:tabs>
          <w:tab w:val="num" w:pos="360"/>
        </w:tabs>
        <w:ind w:left="360" w:firstLine="3960"/>
      </w:pPr>
      <w:rPr>
        <w:rFonts w:hint="default"/>
        <w:color w:val="000000"/>
        <w:position w:val="0"/>
        <w:sz w:val="24"/>
      </w:rPr>
    </w:lvl>
    <w:lvl w:ilvl="6">
      <w:start w:val="1"/>
      <w:numFmt w:val="decimal"/>
      <w:isLgl/>
      <w:lvlText w:val="%7."/>
      <w:lvlJc w:val="left"/>
      <w:pPr>
        <w:tabs>
          <w:tab w:val="num" w:pos="360"/>
        </w:tabs>
        <w:ind w:left="360" w:firstLine="4680"/>
      </w:pPr>
      <w:rPr>
        <w:rFonts w:hint="default"/>
        <w:color w:val="000000"/>
        <w:position w:val="0"/>
        <w:sz w:val="24"/>
      </w:rPr>
    </w:lvl>
    <w:lvl w:ilvl="7">
      <w:start w:val="1"/>
      <w:numFmt w:val="lowerLetter"/>
      <w:lvlText w:val="%8."/>
      <w:lvlJc w:val="left"/>
      <w:pPr>
        <w:tabs>
          <w:tab w:val="num" w:pos="360"/>
        </w:tabs>
        <w:ind w:left="360" w:firstLine="5400"/>
      </w:pPr>
      <w:rPr>
        <w:rFonts w:hint="default"/>
        <w:color w:val="000000"/>
        <w:position w:val="0"/>
        <w:sz w:val="24"/>
      </w:rPr>
    </w:lvl>
    <w:lvl w:ilvl="8">
      <w:start w:val="1"/>
      <w:numFmt w:val="lowerRoman"/>
      <w:lvlText w:val="%9."/>
      <w:lvlJc w:val="left"/>
      <w:pPr>
        <w:tabs>
          <w:tab w:val="num" w:pos="360"/>
        </w:tabs>
        <w:ind w:left="360" w:firstLine="6120"/>
      </w:pPr>
      <w:rPr>
        <w:rFonts w:hint="default"/>
        <w:color w:val="000000"/>
        <w:position w:val="0"/>
        <w:sz w:val="24"/>
      </w:rPr>
    </w:lvl>
  </w:abstractNum>
  <w:abstractNum w:abstractNumId="12" w15:restartNumberingAfterBreak="0">
    <w:nsid w:val="0000000D"/>
    <w:multiLevelType w:val="multilevel"/>
    <w:tmpl w:val="894EE87F"/>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0000000E"/>
    <w:multiLevelType w:val="multilevel"/>
    <w:tmpl w:val="894EE880"/>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0000000F"/>
    <w:multiLevelType w:val="multilevel"/>
    <w:tmpl w:val="894EE881"/>
    <w:lvl w:ilvl="0">
      <w:start w:val="5"/>
      <w:numFmt w:val="decimal"/>
      <w:isLgl/>
      <w:lvlText w:val="%1)"/>
      <w:lvlJc w:val="left"/>
      <w:pPr>
        <w:tabs>
          <w:tab w:val="num" w:pos="260"/>
        </w:tabs>
        <w:ind w:left="260" w:firstLine="0"/>
      </w:pPr>
      <w:rPr>
        <w:rFonts w:hint="default"/>
        <w:position w:val="0"/>
      </w:rPr>
    </w:lvl>
    <w:lvl w:ilvl="1">
      <w:start w:val="1"/>
      <w:numFmt w:val="decimal"/>
      <w:isLgl/>
      <w:lvlText w:val="%2)"/>
      <w:lvlJc w:val="left"/>
      <w:pPr>
        <w:tabs>
          <w:tab w:val="num" w:pos="260"/>
        </w:tabs>
        <w:ind w:left="260" w:firstLine="720"/>
      </w:pPr>
      <w:rPr>
        <w:rFonts w:hint="default"/>
        <w:position w:val="0"/>
      </w:rPr>
    </w:lvl>
    <w:lvl w:ilvl="2">
      <w:start w:val="1"/>
      <w:numFmt w:val="decimal"/>
      <w:isLgl/>
      <w:lvlText w:val="%3)"/>
      <w:lvlJc w:val="left"/>
      <w:pPr>
        <w:tabs>
          <w:tab w:val="num" w:pos="260"/>
        </w:tabs>
        <w:ind w:left="260" w:firstLine="1440"/>
      </w:pPr>
      <w:rPr>
        <w:rFonts w:hint="default"/>
        <w:position w:val="0"/>
      </w:rPr>
    </w:lvl>
    <w:lvl w:ilvl="3">
      <w:start w:val="1"/>
      <w:numFmt w:val="decimal"/>
      <w:isLgl/>
      <w:lvlText w:val="%4)"/>
      <w:lvlJc w:val="left"/>
      <w:pPr>
        <w:tabs>
          <w:tab w:val="num" w:pos="260"/>
        </w:tabs>
        <w:ind w:left="260" w:firstLine="2160"/>
      </w:pPr>
      <w:rPr>
        <w:rFonts w:hint="default"/>
        <w:position w:val="0"/>
      </w:rPr>
    </w:lvl>
    <w:lvl w:ilvl="4">
      <w:start w:val="1"/>
      <w:numFmt w:val="decimal"/>
      <w:isLgl/>
      <w:lvlText w:val="%5)"/>
      <w:lvlJc w:val="left"/>
      <w:pPr>
        <w:tabs>
          <w:tab w:val="num" w:pos="260"/>
        </w:tabs>
        <w:ind w:left="260" w:firstLine="2880"/>
      </w:pPr>
      <w:rPr>
        <w:rFonts w:hint="default"/>
        <w:position w:val="0"/>
      </w:rPr>
    </w:lvl>
    <w:lvl w:ilvl="5">
      <w:start w:val="1"/>
      <w:numFmt w:val="decimal"/>
      <w:isLgl/>
      <w:lvlText w:val="%6)"/>
      <w:lvlJc w:val="left"/>
      <w:pPr>
        <w:tabs>
          <w:tab w:val="num" w:pos="260"/>
        </w:tabs>
        <w:ind w:left="260" w:firstLine="3600"/>
      </w:pPr>
      <w:rPr>
        <w:rFonts w:hint="default"/>
        <w:position w:val="0"/>
      </w:rPr>
    </w:lvl>
    <w:lvl w:ilvl="6">
      <w:start w:val="1"/>
      <w:numFmt w:val="decimal"/>
      <w:isLgl/>
      <w:lvlText w:val="%7)"/>
      <w:lvlJc w:val="left"/>
      <w:pPr>
        <w:tabs>
          <w:tab w:val="num" w:pos="260"/>
        </w:tabs>
        <w:ind w:left="260" w:firstLine="4320"/>
      </w:pPr>
      <w:rPr>
        <w:rFonts w:hint="default"/>
        <w:position w:val="0"/>
      </w:rPr>
    </w:lvl>
    <w:lvl w:ilvl="7">
      <w:start w:val="1"/>
      <w:numFmt w:val="decimal"/>
      <w:isLgl/>
      <w:lvlText w:val="%8)"/>
      <w:lvlJc w:val="left"/>
      <w:pPr>
        <w:tabs>
          <w:tab w:val="num" w:pos="260"/>
        </w:tabs>
        <w:ind w:left="260" w:firstLine="5040"/>
      </w:pPr>
      <w:rPr>
        <w:rFonts w:hint="default"/>
        <w:position w:val="0"/>
      </w:rPr>
    </w:lvl>
    <w:lvl w:ilvl="8">
      <w:start w:val="1"/>
      <w:numFmt w:val="decimal"/>
      <w:isLgl/>
      <w:lvlText w:val="%9)"/>
      <w:lvlJc w:val="left"/>
      <w:pPr>
        <w:tabs>
          <w:tab w:val="num" w:pos="260"/>
        </w:tabs>
        <w:ind w:left="260" w:firstLine="5760"/>
      </w:pPr>
      <w:rPr>
        <w:rFonts w:hint="default"/>
        <w:position w:val="0"/>
      </w:rPr>
    </w:lvl>
  </w:abstractNum>
  <w:abstractNum w:abstractNumId="15" w15:restartNumberingAfterBreak="0">
    <w:nsid w:val="0C1F2BB0"/>
    <w:multiLevelType w:val="hybridMultilevel"/>
    <w:tmpl w:val="8C88C8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1215EC6"/>
    <w:multiLevelType w:val="hybridMultilevel"/>
    <w:tmpl w:val="E3B418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B314B04"/>
    <w:multiLevelType w:val="hybridMultilevel"/>
    <w:tmpl w:val="2BEA25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D2D64BD"/>
    <w:multiLevelType w:val="hybridMultilevel"/>
    <w:tmpl w:val="C36A512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2D141D2"/>
    <w:multiLevelType w:val="hybridMultilevel"/>
    <w:tmpl w:val="CAFCA8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4424BF9"/>
    <w:multiLevelType w:val="hybridMultilevel"/>
    <w:tmpl w:val="00CE49F0"/>
    <w:lvl w:ilvl="0" w:tplc="07E401CA">
      <w:start w:val="1"/>
      <w:numFmt w:val="decimal"/>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AA84BEC"/>
    <w:multiLevelType w:val="hybridMultilevel"/>
    <w:tmpl w:val="D2989A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F11114E"/>
    <w:multiLevelType w:val="multilevel"/>
    <w:tmpl w:val="03D66666"/>
    <w:lvl w:ilvl="0">
      <w:start w:val="7"/>
      <w:numFmt w:val="decimal"/>
      <w:isLgl/>
      <w:lvlText w:val="%1."/>
      <w:lvlJc w:val="left"/>
      <w:pPr>
        <w:tabs>
          <w:tab w:val="num" w:pos="240"/>
        </w:tabs>
        <w:ind w:left="240" w:firstLine="0"/>
      </w:pPr>
      <w:rPr>
        <w:rFonts w:hint="default"/>
        <w:position w:val="0"/>
      </w:rPr>
    </w:lvl>
    <w:lvl w:ilvl="1">
      <w:start w:val="1"/>
      <w:numFmt w:val="lowerLetter"/>
      <w:lvlText w:val="%2."/>
      <w:lvlJc w:val="left"/>
      <w:pPr>
        <w:tabs>
          <w:tab w:val="num" w:pos="240"/>
        </w:tabs>
        <w:ind w:left="240" w:firstLine="360"/>
      </w:pPr>
      <w:rPr>
        <w:rFonts w:hint="default"/>
        <w:position w:val="0"/>
      </w:rPr>
    </w:lvl>
    <w:lvl w:ilvl="2">
      <w:start w:val="1"/>
      <w:numFmt w:val="lowerRoman"/>
      <w:lvlText w:val="%3."/>
      <w:lvlJc w:val="left"/>
      <w:pPr>
        <w:tabs>
          <w:tab w:val="num" w:pos="240"/>
        </w:tabs>
        <w:ind w:left="240" w:firstLine="720"/>
      </w:pPr>
      <w:rPr>
        <w:rFonts w:hint="default"/>
        <w:position w:val="0"/>
      </w:rPr>
    </w:lvl>
    <w:lvl w:ilvl="3">
      <w:start w:val="1"/>
      <w:numFmt w:val="decimal"/>
      <w:isLgl/>
      <w:lvlText w:val="%4."/>
      <w:lvlJc w:val="left"/>
      <w:pPr>
        <w:tabs>
          <w:tab w:val="num" w:pos="240"/>
        </w:tabs>
        <w:ind w:left="240" w:firstLine="1080"/>
      </w:pPr>
      <w:rPr>
        <w:rFonts w:hint="default"/>
        <w:position w:val="0"/>
      </w:rPr>
    </w:lvl>
    <w:lvl w:ilvl="4">
      <w:start w:val="1"/>
      <w:numFmt w:val="lowerLetter"/>
      <w:lvlText w:val="%5."/>
      <w:lvlJc w:val="left"/>
      <w:pPr>
        <w:tabs>
          <w:tab w:val="num" w:pos="240"/>
        </w:tabs>
        <w:ind w:left="240" w:firstLine="1440"/>
      </w:pPr>
      <w:rPr>
        <w:rFonts w:hint="default"/>
        <w:position w:val="0"/>
      </w:rPr>
    </w:lvl>
    <w:lvl w:ilvl="5">
      <w:start w:val="1"/>
      <w:numFmt w:val="lowerRoman"/>
      <w:lvlText w:val="%6."/>
      <w:lvlJc w:val="left"/>
      <w:pPr>
        <w:tabs>
          <w:tab w:val="num" w:pos="240"/>
        </w:tabs>
        <w:ind w:left="240" w:firstLine="1800"/>
      </w:pPr>
      <w:rPr>
        <w:rFonts w:hint="default"/>
        <w:position w:val="0"/>
      </w:rPr>
    </w:lvl>
    <w:lvl w:ilvl="6">
      <w:start w:val="1"/>
      <w:numFmt w:val="decimal"/>
      <w:isLgl/>
      <w:lvlText w:val="%7."/>
      <w:lvlJc w:val="left"/>
      <w:pPr>
        <w:tabs>
          <w:tab w:val="num" w:pos="240"/>
        </w:tabs>
        <w:ind w:left="240" w:firstLine="2160"/>
      </w:pPr>
      <w:rPr>
        <w:rFonts w:hint="default"/>
        <w:position w:val="0"/>
      </w:rPr>
    </w:lvl>
    <w:lvl w:ilvl="7">
      <w:start w:val="1"/>
      <w:numFmt w:val="lowerLetter"/>
      <w:lvlText w:val="%8."/>
      <w:lvlJc w:val="left"/>
      <w:pPr>
        <w:tabs>
          <w:tab w:val="num" w:pos="240"/>
        </w:tabs>
        <w:ind w:left="240" w:firstLine="2520"/>
      </w:pPr>
      <w:rPr>
        <w:rFonts w:hint="default"/>
        <w:position w:val="0"/>
      </w:rPr>
    </w:lvl>
    <w:lvl w:ilvl="8">
      <w:start w:val="1"/>
      <w:numFmt w:val="lowerRoman"/>
      <w:lvlText w:val="%9."/>
      <w:lvlJc w:val="left"/>
      <w:pPr>
        <w:tabs>
          <w:tab w:val="num" w:pos="240"/>
        </w:tabs>
        <w:ind w:left="240" w:firstLine="2880"/>
      </w:pPr>
      <w:rPr>
        <w:rFonts w:hint="default"/>
        <w:position w:val="0"/>
      </w:rPr>
    </w:lvl>
  </w:abstractNum>
  <w:abstractNum w:abstractNumId="23" w15:restartNumberingAfterBreak="0">
    <w:nsid w:val="5A0426FE"/>
    <w:multiLevelType w:val="hybridMultilevel"/>
    <w:tmpl w:val="564C0A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F91058F"/>
    <w:multiLevelType w:val="hybridMultilevel"/>
    <w:tmpl w:val="BB1464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0F151EC"/>
    <w:multiLevelType w:val="hybridMultilevel"/>
    <w:tmpl w:val="2CECAF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65F04E1"/>
    <w:multiLevelType w:val="multilevel"/>
    <w:tmpl w:val="03D66666"/>
    <w:lvl w:ilvl="0">
      <w:start w:val="7"/>
      <w:numFmt w:val="decimal"/>
      <w:isLgl/>
      <w:lvlText w:val="%1."/>
      <w:lvlJc w:val="left"/>
      <w:pPr>
        <w:tabs>
          <w:tab w:val="num" w:pos="240"/>
        </w:tabs>
        <w:ind w:left="240" w:firstLine="0"/>
      </w:pPr>
      <w:rPr>
        <w:rFonts w:hint="default"/>
        <w:position w:val="0"/>
      </w:rPr>
    </w:lvl>
    <w:lvl w:ilvl="1">
      <w:start w:val="1"/>
      <w:numFmt w:val="lowerLetter"/>
      <w:lvlText w:val="%2."/>
      <w:lvlJc w:val="left"/>
      <w:pPr>
        <w:tabs>
          <w:tab w:val="num" w:pos="240"/>
        </w:tabs>
        <w:ind w:left="240" w:firstLine="360"/>
      </w:pPr>
      <w:rPr>
        <w:rFonts w:hint="default"/>
        <w:position w:val="0"/>
      </w:rPr>
    </w:lvl>
    <w:lvl w:ilvl="2">
      <w:start w:val="1"/>
      <w:numFmt w:val="lowerRoman"/>
      <w:lvlText w:val="%3."/>
      <w:lvlJc w:val="left"/>
      <w:pPr>
        <w:tabs>
          <w:tab w:val="num" w:pos="240"/>
        </w:tabs>
        <w:ind w:left="240" w:firstLine="720"/>
      </w:pPr>
      <w:rPr>
        <w:rFonts w:hint="default"/>
        <w:position w:val="0"/>
      </w:rPr>
    </w:lvl>
    <w:lvl w:ilvl="3">
      <w:start w:val="1"/>
      <w:numFmt w:val="decimal"/>
      <w:isLgl/>
      <w:lvlText w:val="%4."/>
      <w:lvlJc w:val="left"/>
      <w:pPr>
        <w:tabs>
          <w:tab w:val="num" w:pos="240"/>
        </w:tabs>
        <w:ind w:left="240" w:firstLine="1080"/>
      </w:pPr>
      <w:rPr>
        <w:rFonts w:hint="default"/>
        <w:position w:val="0"/>
      </w:rPr>
    </w:lvl>
    <w:lvl w:ilvl="4">
      <w:start w:val="1"/>
      <w:numFmt w:val="lowerLetter"/>
      <w:lvlText w:val="%5."/>
      <w:lvlJc w:val="left"/>
      <w:pPr>
        <w:tabs>
          <w:tab w:val="num" w:pos="240"/>
        </w:tabs>
        <w:ind w:left="240" w:firstLine="1440"/>
      </w:pPr>
      <w:rPr>
        <w:rFonts w:hint="default"/>
        <w:position w:val="0"/>
      </w:rPr>
    </w:lvl>
    <w:lvl w:ilvl="5">
      <w:start w:val="1"/>
      <w:numFmt w:val="lowerRoman"/>
      <w:lvlText w:val="%6."/>
      <w:lvlJc w:val="left"/>
      <w:pPr>
        <w:tabs>
          <w:tab w:val="num" w:pos="240"/>
        </w:tabs>
        <w:ind w:left="240" w:firstLine="1800"/>
      </w:pPr>
      <w:rPr>
        <w:rFonts w:hint="default"/>
        <w:position w:val="0"/>
      </w:rPr>
    </w:lvl>
    <w:lvl w:ilvl="6">
      <w:start w:val="1"/>
      <w:numFmt w:val="decimal"/>
      <w:isLgl/>
      <w:lvlText w:val="%7."/>
      <w:lvlJc w:val="left"/>
      <w:pPr>
        <w:tabs>
          <w:tab w:val="num" w:pos="240"/>
        </w:tabs>
        <w:ind w:left="240" w:firstLine="2160"/>
      </w:pPr>
      <w:rPr>
        <w:rFonts w:hint="default"/>
        <w:position w:val="0"/>
      </w:rPr>
    </w:lvl>
    <w:lvl w:ilvl="7">
      <w:start w:val="1"/>
      <w:numFmt w:val="lowerLetter"/>
      <w:lvlText w:val="%8."/>
      <w:lvlJc w:val="left"/>
      <w:pPr>
        <w:tabs>
          <w:tab w:val="num" w:pos="240"/>
        </w:tabs>
        <w:ind w:left="240" w:firstLine="2520"/>
      </w:pPr>
      <w:rPr>
        <w:rFonts w:hint="default"/>
        <w:position w:val="0"/>
      </w:rPr>
    </w:lvl>
    <w:lvl w:ilvl="8">
      <w:start w:val="1"/>
      <w:numFmt w:val="lowerRoman"/>
      <w:lvlText w:val="%9."/>
      <w:lvlJc w:val="left"/>
      <w:pPr>
        <w:tabs>
          <w:tab w:val="num" w:pos="240"/>
        </w:tabs>
        <w:ind w:left="240" w:firstLine="2880"/>
      </w:pPr>
      <w:rPr>
        <w:rFonts w:hint="default"/>
        <w:position w:val="0"/>
      </w:rPr>
    </w:lvl>
  </w:abstractNum>
  <w:abstractNum w:abstractNumId="27" w15:restartNumberingAfterBreak="0">
    <w:nsid w:val="6C820309"/>
    <w:multiLevelType w:val="multilevel"/>
    <w:tmpl w:val="03D66666"/>
    <w:lvl w:ilvl="0">
      <w:start w:val="7"/>
      <w:numFmt w:val="decimal"/>
      <w:isLgl/>
      <w:lvlText w:val="%1."/>
      <w:lvlJc w:val="left"/>
      <w:pPr>
        <w:tabs>
          <w:tab w:val="num" w:pos="240"/>
        </w:tabs>
        <w:ind w:left="240" w:firstLine="0"/>
      </w:pPr>
      <w:rPr>
        <w:rFonts w:hint="default"/>
        <w:position w:val="0"/>
      </w:rPr>
    </w:lvl>
    <w:lvl w:ilvl="1">
      <w:start w:val="1"/>
      <w:numFmt w:val="lowerLetter"/>
      <w:lvlText w:val="%2."/>
      <w:lvlJc w:val="left"/>
      <w:pPr>
        <w:tabs>
          <w:tab w:val="num" w:pos="240"/>
        </w:tabs>
        <w:ind w:left="240" w:firstLine="360"/>
      </w:pPr>
      <w:rPr>
        <w:rFonts w:hint="default"/>
        <w:position w:val="0"/>
      </w:rPr>
    </w:lvl>
    <w:lvl w:ilvl="2">
      <w:start w:val="1"/>
      <w:numFmt w:val="lowerRoman"/>
      <w:lvlText w:val="%3."/>
      <w:lvlJc w:val="left"/>
      <w:pPr>
        <w:tabs>
          <w:tab w:val="num" w:pos="240"/>
        </w:tabs>
        <w:ind w:left="240" w:firstLine="720"/>
      </w:pPr>
      <w:rPr>
        <w:rFonts w:hint="default"/>
        <w:position w:val="0"/>
      </w:rPr>
    </w:lvl>
    <w:lvl w:ilvl="3">
      <w:start w:val="1"/>
      <w:numFmt w:val="decimal"/>
      <w:isLgl/>
      <w:lvlText w:val="%4."/>
      <w:lvlJc w:val="left"/>
      <w:pPr>
        <w:tabs>
          <w:tab w:val="num" w:pos="240"/>
        </w:tabs>
        <w:ind w:left="240" w:firstLine="1080"/>
      </w:pPr>
      <w:rPr>
        <w:rFonts w:hint="default"/>
        <w:position w:val="0"/>
      </w:rPr>
    </w:lvl>
    <w:lvl w:ilvl="4">
      <w:start w:val="1"/>
      <w:numFmt w:val="lowerLetter"/>
      <w:lvlText w:val="%5."/>
      <w:lvlJc w:val="left"/>
      <w:pPr>
        <w:tabs>
          <w:tab w:val="num" w:pos="240"/>
        </w:tabs>
        <w:ind w:left="240" w:firstLine="1440"/>
      </w:pPr>
      <w:rPr>
        <w:rFonts w:hint="default"/>
        <w:position w:val="0"/>
      </w:rPr>
    </w:lvl>
    <w:lvl w:ilvl="5">
      <w:start w:val="1"/>
      <w:numFmt w:val="lowerRoman"/>
      <w:lvlText w:val="%6."/>
      <w:lvlJc w:val="left"/>
      <w:pPr>
        <w:tabs>
          <w:tab w:val="num" w:pos="240"/>
        </w:tabs>
        <w:ind w:left="240" w:firstLine="1800"/>
      </w:pPr>
      <w:rPr>
        <w:rFonts w:hint="default"/>
        <w:position w:val="0"/>
      </w:rPr>
    </w:lvl>
    <w:lvl w:ilvl="6">
      <w:start w:val="1"/>
      <w:numFmt w:val="decimal"/>
      <w:isLgl/>
      <w:lvlText w:val="%7."/>
      <w:lvlJc w:val="left"/>
      <w:pPr>
        <w:tabs>
          <w:tab w:val="num" w:pos="240"/>
        </w:tabs>
        <w:ind w:left="240" w:firstLine="2160"/>
      </w:pPr>
      <w:rPr>
        <w:rFonts w:hint="default"/>
        <w:position w:val="0"/>
      </w:rPr>
    </w:lvl>
    <w:lvl w:ilvl="7">
      <w:start w:val="1"/>
      <w:numFmt w:val="lowerLetter"/>
      <w:lvlText w:val="%8."/>
      <w:lvlJc w:val="left"/>
      <w:pPr>
        <w:tabs>
          <w:tab w:val="num" w:pos="240"/>
        </w:tabs>
        <w:ind w:left="240" w:firstLine="2520"/>
      </w:pPr>
      <w:rPr>
        <w:rFonts w:hint="default"/>
        <w:position w:val="0"/>
      </w:rPr>
    </w:lvl>
    <w:lvl w:ilvl="8">
      <w:start w:val="1"/>
      <w:numFmt w:val="lowerRoman"/>
      <w:lvlText w:val="%9."/>
      <w:lvlJc w:val="left"/>
      <w:pPr>
        <w:tabs>
          <w:tab w:val="num" w:pos="240"/>
        </w:tabs>
        <w:ind w:left="240" w:firstLine="2880"/>
      </w:pPr>
      <w:rPr>
        <w:rFonts w:hint="default"/>
        <w:position w:val="0"/>
      </w:rPr>
    </w:lvl>
  </w:abstractNum>
  <w:abstractNum w:abstractNumId="28" w15:restartNumberingAfterBreak="0">
    <w:nsid w:val="74570C6A"/>
    <w:multiLevelType w:val="multilevel"/>
    <w:tmpl w:val="03D66666"/>
    <w:lvl w:ilvl="0">
      <w:start w:val="7"/>
      <w:numFmt w:val="decimal"/>
      <w:isLgl/>
      <w:lvlText w:val="%1."/>
      <w:lvlJc w:val="left"/>
      <w:pPr>
        <w:tabs>
          <w:tab w:val="num" w:pos="240"/>
        </w:tabs>
        <w:ind w:left="240" w:firstLine="0"/>
      </w:pPr>
      <w:rPr>
        <w:rFonts w:hint="default"/>
        <w:position w:val="0"/>
      </w:rPr>
    </w:lvl>
    <w:lvl w:ilvl="1">
      <w:start w:val="1"/>
      <w:numFmt w:val="lowerLetter"/>
      <w:lvlText w:val="%2."/>
      <w:lvlJc w:val="left"/>
      <w:pPr>
        <w:tabs>
          <w:tab w:val="num" w:pos="240"/>
        </w:tabs>
        <w:ind w:left="240" w:firstLine="360"/>
      </w:pPr>
      <w:rPr>
        <w:rFonts w:hint="default"/>
        <w:position w:val="0"/>
      </w:rPr>
    </w:lvl>
    <w:lvl w:ilvl="2">
      <w:start w:val="1"/>
      <w:numFmt w:val="lowerRoman"/>
      <w:lvlText w:val="%3."/>
      <w:lvlJc w:val="left"/>
      <w:pPr>
        <w:tabs>
          <w:tab w:val="num" w:pos="240"/>
        </w:tabs>
        <w:ind w:left="240" w:firstLine="720"/>
      </w:pPr>
      <w:rPr>
        <w:rFonts w:hint="default"/>
        <w:position w:val="0"/>
      </w:rPr>
    </w:lvl>
    <w:lvl w:ilvl="3">
      <w:start w:val="1"/>
      <w:numFmt w:val="decimal"/>
      <w:isLgl/>
      <w:lvlText w:val="%4."/>
      <w:lvlJc w:val="left"/>
      <w:pPr>
        <w:tabs>
          <w:tab w:val="num" w:pos="240"/>
        </w:tabs>
        <w:ind w:left="240" w:firstLine="1080"/>
      </w:pPr>
      <w:rPr>
        <w:rFonts w:hint="default"/>
        <w:position w:val="0"/>
      </w:rPr>
    </w:lvl>
    <w:lvl w:ilvl="4">
      <w:start w:val="1"/>
      <w:numFmt w:val="lowerLetter"/>
      <w:lvlText w:val="%5."/>
      <w:lvlJc w:val="left"/>
      <w:pPr>
        <w:tabs>
          <w:tab w:val="num" w:pos="240"/>
        </w:tabs>
        <w:ind w:left="240" w:firstLine="1440"/>
      </w:pPr>
      <w:rPr>
        <w:rFonts w:hint="default"/>
        <w:position w:val="0"/>
      </w:rPr>
    </w:lvl>
    <w:lvl w:ilvl="5">
      <w:start w:val="1"/>
      <w:numFmt w:val="lowerRoman"/>
      <w:lvlText w:val="%6."/>
      <w:lvlJc w:val="left"/>
      <w:pPr>
        <w:tabs>
          <w:tab w:val="num" w:pos="240"/>
        </w:tabs>
        <w:ind w:left="240" w:firstLine="1800"/>
      </w:pPr>
      <w:rPr>
        <w:rFonts w:hint="default"/>
        <w:position w:val="0"/>
      </w:rPr>
    </w:lvl>
    <w:lvl w:ilvl="6">
      <w:start w:val="1"/>
      <w:numFmt w:val="decimal"/>
      <w:isLgl/>
      <w:lvlText w:val="%7."/>
      <w:lvlJc w:val="left"/>
      <w:pPr>
        <w:tabs>
          <w:tab w:val="num" w:pos="240"/>
        </w:tabs>
        <w:ind w:left="240" w:firstLine="2160"/>
      </w:pPr>
      <w:rPr>
        <w:rFonts w:hint="default"/>
        <w:position w:val="0"/>
      </w:rPr>
    </w:lvl>
    <w:lvl w:ilvl="7">
      <w:start w:val="1"/>
      <w:numFmt w:val="lowerLetter"/>
      <w:lvlText w:val="%8."/>
      <w:lvlJc w:val="left"/>
      <w:pPr>
        <w:tabs>
          <w:tab w:val="num" w:pos="240"/>
        </w:tabs>
        <w:ind w:left="240" w:firstLine="2520"/>
      </w:pPr>
      <w:rPr>
        <w:rFonts w:hint="default"/>
        <w:position w:val="0"/>
      </w:rPr>
    </w:lvl>
    <w:lvl w:ilvl="8">
      <w:start w:val="1"/>
      <w:numFmt w:val="lowerRoman"/>
      <w:lvlText w:val="%9."/>
      <w:lvlJc w:val="left"/>
      <w:pPr>
        <w:tabs>
          <w:tab w:val="num" w:pos="240"/>
        </w:tabs>
        <w:ind w:left="240" w:firstLine="2880"/>
      </w:pPr>
      <w:rPr>
        <w:rFonts w:hint="default"/>
        <w:position w:val="0"/>
      </w:rPr>
    </w:lvl>
  </w:abstractNum>
  <w:abstractNum w:abstractNumId="29" w15:restartNumberingAfterBreak="0">
    <w:nsid w:val="787D213C"/>
    <w:multiLevelType w:val="hybridMultilevel"/>
    <w:tmpl w:val="426CAB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EA72524"/>
    <w:multiLevelType w:val="hybridMultilevel"/>
    <w:tmpl w:val="11E830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53509334">
    <w:abstractNumId w:val="0"/>
  </w:num>
  <w:num w:numId="2" w16cid:durableId="494959754">
    <w:abstractNumId w:val="1"/>
  </w:num>
  <w:num w:numId="3" w16cid:durableId="913467223">
    <w:abstractNumId w:val="2"/>
  </w:num>
  <w:num w:numId="4" w16cid:durableId="1140999915">
    <w:abstractNumId w:val="3"/>
  </w:num>
  <w:num w:numId="5" w16cid:durableId="1065882512">
    <w:abstractNumId w:val="4"/>
  </w:num>
  <w:num w:numId="6" w16cid:durableId="1378701005">
    <w:abstractNumId w:val="5"/>
  </w:num>
  <w:num w:numId="7" w16cid:durableId="151338222">
    <w:abstractNumId w:val="6"/>
  </w:num>
  <w:num w:numId="8" w16cid:durableId="54083708">
    <w:abstractNumId w:val="7"/>
  </w:num>
  <w:num w:numId="9" w16cid:durableId="292492540">
    <w:abstractNumId w:val="8"/>
  </w:num>
  <w:num w:numId="10" w16cid:durableId="515120345">
    <w:abstractNumId w:val="9"/>
  </w:num>
  <w:num w:numId="11" w16cid:durableId="2089111221">
    <w:abstractNumId w:val="10"/>
  </w:num>
  <w:num w:numId="12" w16cid:durableId="691107634">
    <w:abstractNumId w:val="11"/>
  </w:num>
  <w:num w:numId="13" w16cid:durableId="700008828">
    <w:abstractNumId w:val="12"/>
  </w:num>
  <w:num w:numId="14" w16cid:durableId="1844588523">
    <w:abstractNumId w:val="13"/>
  </w:num>
  <w:num w:numId="15" w16cid:durableId="793786984">
    <w:abstractNumId w:val="14"/>
  </w:num>
  <w:num w:numId="16" w16cid:durableId="466053463">
    <w:abstractNumId w:val="16"/>
  </w:num>
  <w:num w:numId="17" w16cid:durableId="870991737">
    <w:abstractNumId w:val="18"/>
  </w:num>
  <w:num w:numId="18" w16cid:durableId="570505745">
    <w:abstractNumId w:val="17"/>
  </w:num>
  <w:num w:numId="19" w16cid:durableId="1849447983">
    <w:abstractNumId w:val="24"/>
  </w:num>
  <w:num w:numId="20" w16cid:durableId="381833369">
    <w:abstractNumId w:val="25"/>
  </w:num>
  <w:num w:numId="21" w16cid:durableId="1472555485">
    <w:abstractNumId w:val="19"/>
  </w:num>
  <w:num w:numId="22" w16cid:durableId="1246917706">
    <w:abstractNumId w:val="28"/>
  </w:num>
  <w:num w:numId="23" w16cid:durableId="1717851409">
    <w:abstractNumId w:val="27"/>
  </w:num>
  <w:num w:numId="24" w16cid:durableId="540095981">
    <w:abstractNumId w:val="26"/>
  </w:num>
  <w:num w:numId="25" w16cid:durableId="1466124949">
    <w:abstractNumId w:val="22"/>
  </w:num>
  <w:num w:numId="26" w16cid:durableId="661858708">
    <w:abstractNumId w:val="20"/>
  </w:num>
  <w:num w:numId="27" w16cid:durableId="763648713">
    <w:abstractNumId w:val="23"/>
  </w:num>
  <w:num w:numId="28" w16cid:durableId="748425596">
    <w:abstractNumId w:val="29"/>
  </w:num>
  <w:num w:numId="29" w16cid:durableId="2026714319">
    <w:abstractNumId w:val="30"/>
  </w:num>
  <w:num w:numId="30" w16cid:durableId="1095134428">
    <w:abstractNumId w:val="21"/>
  </w:num>
  <w:num w:numId="31" w16cid:durableId="1839080160">
    <w:abstractNumId w:val="1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arvey Sax">
    <w15:presenceInfo w15:providerId="Windows Live" w15:userId="4c459a5fad69270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trackRevisions/>
  <w:defaultTabStop w:val="720"/>
  <w:defaultTableStyle w:val="Normal"/>
  <w:evenAndOddHeader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86A23"/>
    <w:rsid w:val="00005736"/>
    <w:rsid w:val="000063DF"/>
    <w:rsid w:val="00024F85"/>
    <w:rsid w:val="00026A3B"/>
    <w:rsid w:val="000308AC"/>
    <w:rsid w:val="00030B8E"/>
    <w:rsid w:val="00033249"/>
    <w:rsid w:val="000340D6"/>
    <w:rsid w:val="00035A5F"/>
    <w:rsid w:val="00036BA3"/>
    <w:rsid w:val="00041EE7"/>
    <w:rsid w:val="0004635D"/>
    <w:rsid w:val="00056C77"/>
    <w:rsid w:val="00067796"/>
    <w:rsid w:val="00067F06"/>
    <w:rsid w:val="00072DC9"/>
    <w:rsid w:val="00080EB5"/>
    <w:rsid w:val="0008231D"/>
    <w:rsid w:val="00082ECF"/>
    <w:rsid w:val="000864A1"/>
    <w:rsid w:val="000A2E40"/>
    <w:rsid w:val="000A5709"/>
    <w:rsid w:val="000B42D9"/>
    <w:rsid w:val="000D0514"/>
    <w:rsid w:val="000D0C39"/>
    <w:rsid w:val="000D5B38"/>
    <w:rsid w:val="000E2937"/>
    <w:rsid w:val="000E7BA9"/>
    <w:rsid w:val="000F03F7"/>
    <w:rsid w:val="000F0688"/>
    <w:rsid w:val="000F112C"/>
    <w:rsid w:val="000F159F"/>
    <w:rsid w:val="000F170F"/>
    <w:rsid w:val="000F60C2"/>
    <w:rsid w:val="00102FEA"/>
    <w:rsid w:val="00106160"/>
    <w:rsid w:val="0011036C"/>
    <w:rsid w:val="00116ABC"/>
    <w:rsid w:val="00117EF6"/>
    <w:rsid w:val="001206F9"/>
    <w:rsid w:val="0012561D"/>
    <w:rsid w:val="00130872"/>
    <w:rsid w:val="00132B0D"/>
    <w:rsid w:val="00133BC3"/>
    <w:rsid w:val="001360B1"/>
    <w:rsid w:val="0014786C"/>
    <w:rsid w:val="00151163"/>
    <w:rsid w:val="00155405"/>
    <w:rsid w:val="00163B5C"/>
    <w:rsid w:val="00165662"/>
    <w:rsid w:val="00173594"/>
    <w:rsid w:val="00177D1B"/>
    <w:rsid w:val="00190589"/>
    <w:rsid w:val="00195E3A"/>
    <w:rsid w:val="001A46D9"/>
    <w:rsid w:val="001A68E3"/>
    <w:rsid w:val="001A6F53"/>
    <w:rsid w:val="001A7C28"/>
    <w:rsid w:val="001C1FE2"/>
    <w:rsid w:val="001C7651"/>
    <w:rsid w:val="001D1825"/>
    <w:rsid w:val="001D25BE"/>
    <w:rsid w:val="001D4036"/>
    <w:rsid w:val="001E0D58"/>
    <w:rsid w:val="001E1380"/>
    <w:rsid w:val="001E1816"/>
    <w:rsid w:val="001E1CB4"/>
    <w:rsid w:val="001F1A48"/>
    <w:rsid w:val="001F35E8"/>
    <w:rsid w:val="001F3C06"/>
    <w:rsid w:val="00203841"/>
    <w:rsid w:val="00207CCB"/>
    <w:rsid w:val="00213A8F"/>
    <w:rsid w:val="002226F6"/>
    <w:rsid w:val="00224B95"/>
    <w:rsid w:val="002363A9"/>
    <w:rsid w:val="002449BF"/>
    <w:rsid w:val="00260C4D"/>
    <w:rsid w:val="00262823"/>
    <w:rsid w:val="0026400F"/>
    <w:rsid w:val="00266707"/>
    <w:rsid w:val="00266CB6"/>
    <w:rsid w:val="00266EA1"/>
    <w:rsid w:val="002713A1"/>
    <w:rsid w:val="00277884"/>
    <w:rsid w:val="002804F7"/>
    <w:rsid w:val="0028694E"/>
    <w:rsid w:val="00290D42"/>
    <w:rsid w:val="0029234B"/>
    <w:rsid w:val="0029751C"/>
    <w:rsid w:val="002A5FFD"/>
    <w:rsid w:val="002B108D"/>
    <w:rsid w:val="002B6AE6"/>
    <w:rsid w:val="002B7013"/>
    <w:rsid w:val="002C134E"/>
    <w:rsid w:val="002C5AB0"/>
    <w:rsid w:val="002C6499"/>
    <w:rsid w:val="002C6746"/>
    <w:rsid w:val="002D228E"/>
    <w:rsid w:val="002D7682"/>
    <w:rsid w:val="002E333A"/>
    <w:rsid w:val="002E692C"/>
    <w:rsid w:val="002F459B"/>
    <w:rsid w:val="002F605E"/>
    <w:rsid w:val="00302B24"/>
    <w:rsid w:val="00312CFB"/>
    <w:rsid w:val="00314998"/>
    <w:rsid w:val="00315428"/>
    <w:rsid w:val="00317A49"/>
    <w:rsid w:val="00320CD9"/>
    <w:rsid w:val="00322A61"/>
    <w:rsid w:val="00330850"/>
    <w:rsid w:val="00332BEE"/>
    <w:rsid w:val="00341A1A"/>
    <w:rsid w:val="00344193"/>
    <w:rsid w:val="00346CD9"/>
    <w:rsid w:val="0035583D"/>
    <w:rsid w:val="00362C76"/>
    <w:rsid w:val="0037090F"/>
    <w:rsid w:val="00387C60"/>
    <w:rsid w:val="003921CB"/>
    <w:rsid w:val="003A0D05"/>
    <w:rsid w:val="003A21B2"/>
    <w:rsid w:val="003A42B4"/>
    <w:rsid w:val="003A710D"/>
    <w:rsid w:val="003B7E45"/>
    <w:rsid w:val="003C7CAC"/>
    <w:rsid w:val="003D57B8"/>
    <w:rsid w:val="003E1643"/>
    <w:rsid w:val="003E2202"/>
    <w:rsid w:val="003E48D0"/>
    <w:rsid w:val="003F16E9"/>
    <w:rsid w:val="003F40C5"/>
    <w:rsid w:val="003F61BE"/>
    <w:rsid w:val="003F6DD4"/>
    <w:rsid w:val="00401D3F"/>
    <w:rsid w:val="00403DE9"/>
    <w:rsid w:val="004060DE"/>
    <w:rsid w:val="004141CE"/>
    <w:rsid w:val="00417C72"/>
    <w:rsid w:val="004232B3"/>
    <w:rsid w:val="00430804"/>
    <w:rsid w:val="004451E5"/>
    <w:rsid w:val="0045176B"/>
    <w:rsid w:val="004554B4"/>
    <w:rsid w:val="0045594B"/>
    <w:rsid w:val="00465D18"/>
    <w:rsid w:val="00477101"/>
    <w:rsid w:val="00497594"/>
    <w:rsid w:val="004A676C"/>
    <w:rsid w:val="004B2B8E"/>
    <w:rsid w:val="004C1392"/>
    <w:rsid w:val="004C4A3A"/>
    <w:rsid w:val="004C7294"/>
    <w:rsid w:val="004C76B4"/>
    <w:rsid w:val="004E01C2"/>
    <w:rsid w:val="004F595E"/>
    <w:rsid w:val="005023DE"/>
    <w:rsid w:val="0050286B"/>
    <w:rsid w:val="00512D53"/>
    <w:rsid w:val="00514224"/>
    <w:rsid w:val="00515745"/>
    <w:rsid w:val="00521D80"/>
    <w:rsid w:val="00525BE9"/>
    <w:rsid w:val="00534C7A"/>
    <w:rsid w:val="005401E8"/>
    <w:rsid w:val="005435F9"/>
    <w:rsid w:val="00547371"/>
    <w:rsid w:val="00557D0C"/>
    <w:rsid w:val="00560324"/>
    <w:rsid w:val="005630DA"/>
    <w:rsid w:val="00563B56"/>
    <w:rsid w:val="00565339"/>
    <w:rsid w:val="00571176"/>
    <w:rsid w:val="005716AD"/>
    <w:rsid w:val="00575AA6"/>
    <w:rsid w:val="00576F36"/>
    <w:rsid w:val="00581F53"/>
    <w:rsid w:val="00590041"/>
    <w:rsid w:val="00594E5B"/>
    <w:rsid w:val="005A41A7"/>
    <w:rsid w:val="005B07C2"/>
    <w:rsid w:val="005B3C35"/>
    <w:rsid w:val="005B3D40"/>
    <w:rsid w:val="005C4C85"/>
    <w:rsid w:val="005D46E7"/>
    <w:rsid w:val="005E2CFA"/>
    <w:rsid w:val="006106B2"/>
    <w:rsid w:val="00617B59"/>
    <w:rsid w:val="00626990"/>
    <w:rsid w:val="0064251B"/>
    <w:rsid w:val="0065183F"/>
    <w:rsid w:val="00654B11"/>
    <w:rsid w:val="00671CB2"/>
    <w:rsid w:val="00675C62"/>
    <w:rsid w:val="006821E0"/>
    <w:rsid w:val="00686A23"/>
    <w:rsid w:val="00696CBC"/>
    <w:rsid w:val="006A4B6C"/>
    <w:rsid w:val="006A7CA3"/>
    <w:rsid w:val="006B39B3"/>
    <w:rsid w:val="006B43B6"/>
    <w:rsid w:val="006D7E16"/>
    <w:rsid w:val="006F1AE8"/>
    <w:rsid w:val="007027FD"/>
    <w:rsid w:val="00710EA3"/>
    <w:rsid w:val="00723084"/>
    <w:rsid w:val="00724214"/>
    <w:rsid w:val="00731E1A"/>
    <w:rsid w:val="00733557"/>
    <w:rsid w:val="00735077"/>
    <w:rsid w:val="00741DFB"/>
    <w:rsid w:val="00746BD8"/>
    <w:rsid w:val="00750494"/>
    <w:rsid w:val="00754107"/>
    <w:rsid w:val="0075541C"/>
    <w:rsid w:val="0076051A"/>
    <w:rsid w:val="00760654"/>
    <w:rsid w:val="0076170C"/>
    <w:rsid w:val="00770F63"/>
    <w:rsid w:val="007756BD"/>
    <w:rsid w:val="0077637F"/>
    <w:rsid w:val="00795475"/>
    <w:rsid w:val="007B21D3"/>
    <w:rsid w:val="007B379B"/>
    <w:rsid w:val="007B62B0"/>
    <w:rsid w:val="007B7E64"/>
    <w:rsid w:val="007C1F8B"/>
    <w:rsid w:val="007C343D"/>
    <w:rsid w:val="007C44D2"/>
    <w:rsid w:val="007D343A"/>
    <w:rsid w:val="007D4D99"/>
    <w:rsid w:val="007E6834"/>
    <w:rsid w:val="007F12AF"/>
    <w:rsid w:val="007F7E4C"/>
    <w:rsid w:val="00802737"/>
    <w:rsid w:val="00806AD1"/>
    <w:rsid w:val="0081155C"/>
    <w:rsid w:val="00816295"/>
    <w:rsid w:val="00820EAD"/>
    <w:rsid w:val="00823613"/>
    <w:rsid w:val="008305B5"/>
    <w:rsid w:val="00836428"/>
    <w:rsid w:val="008407A1"/>
    <w:rsid w:val="00843C68"/>
    <w:rsid w:val="008477EC"/>
    <w:rsid w:val="00854A91"/>
    <w:rsid w:val="00860111"/>
    <w:rsid w:val="008625D3"/>
    <w:rsid w:val="00875A0D"/>
    <w:rsid w:val="00877927"/>
    <w:rsid w:val="00884B3A"/>
    <w:rsid w:val="00890D22"/>
    <w:rsid w:val="008B0C81"/>
    <w:rsid w:val="008B2A63"/>
    <w:rsid w:val="008B3B70"/>
    <w:rsid w:val="008D2338"/>
    <w:rsid w:val="008D38C0"/>
    <w:rsid w:val="009039FA"/>
    <w:rsid w:val="00911840"/>
    <w:rsid w:val="00930C62"/>
    <w:rsid w:val="00936F14"/>
    <w:rsid w:val="00937044"/>
    <w:rsid w:val="00954AA0"/>
    <w:rsid w:val="00956747"/>
    <w:rsid w:val="00961E1A"/>
    <w:rsid w:val="009639B6"/>
    <w:rsid w:val="00983583"/>
    <w:rsid w:val="0099234E"/>
    <w:rsid w:val="00997F46"/>
    <w:rsid w:val="009B153C"/>
    <w:rsid w:val="009B24C0"/>
    <w:rsid w:val="009B4869"/>
    <w:rsid w:val="009B5B8D"/>
    <w:rsid w:val="009B6249"/>
    <w:rsid w:val="009C17E7"/>
    <w:rsid w:val="009C206D"/>
    <w:rsid w:val="009D2516"/>
    <w:rsid w:val="009D3206"/>
    <w:rsid w:val="009D7047"/>
    <w:rsid w:val="009E0D26"/>
    <w:rsid w:val="009E4F86"/>
    <w:rsid w:val="009E592C"/>
    <w:rsid w:val="009F3BA3"/>
    <w:rsid w:val="009F7134"/>
    <w:rsid w:val="00A01E1F"/>
    <w:rsid w:val="00A062E2"/>
    <w:rsid w:val="00A06742"/>
    <w:rsid w:val="00A07212"/>
    <w:rsid w:val="00A11FF9"/>
    <w:rsid w:val="00A12790"/>
    <w:rsid w:val="00A2640E"/>
    <w:rsid w:val="00A27F92"/>
    <w:rsid w:val="00A3375E"/>
    <w:rsid w:val="00A34E0A"/>
    <w:rsid w:val="00A40A01"/>
    <w:rsid w:val="00A42D75"/>
    <w:rsid w:val="00A44FCE"/>
    <w:rsid w:val="00A45AB9"/>
    <w:rsid w:val="00A53068"/>
    <w:rsid w:val="00A61049"/>
    <w:rsid w:val="00A61BB8"/>
    <w:rsid w:val="00A65AAE"/>
    <w:rsid w:val="00A67F82"/>
    <w:rsid w:val="00A70611"/>
    <w:rsid w:val="00A708BC"/>
    <w:rsid w:val="00A76394"/>
    <w:rsid w:val="00AA156E"/>
    <w:rsid w:val="00AA2EC5"/>
    <w:rsid w:val="00AA3657"/>
    <w:rsid w:val="00AA369C"/>
    <w:rsid w:val="00AA72C8"/>
    <w:rsid w:val="00AB3F19"/>
    <w:rsid w:val="00AB6AA6"/>
    <w:rsid w:val="00AC1CB5"/>
    <w:rsid w:val="00AC7E78"/>
    <w:rsid w:val="00AD17E6"/>
    <w:rsid w:val="00AD6FBF"/>
    <w:rsid w:val="00AE35AB"/>
    <w:rsid w:val="00AE69D0"/>
    <w:rsid w:val="00AE6F57"/>
    <w:rsid w:val="00AF0AB4"/>
    <w:rsid w:val="00B005E7"/>
    <w:rsid w:val="00B10159"/>
    <w:rsid w:val="00B1126B"/>
    <w:rsid w:val="00B20312"/>
    <w:rsid w:val="00B3361D"/>
    <w:rsid w:val="00B36F7C"/>
    <w:rsid w:val="00B424ED"/>
    <w:rsid w:val="00B44CB6"/>
    <w:rsid w:val="00B469E2"/>
    <w:rsid w:val="00B47437"/>
    <w:rsid w:val="00B508D0"/>
    <w:rsid w:val="00B510C6"/>
    <w:rsid w:val="00B547C8"/>
    <w:rsid w:val="00B6235F"/>
    <w:rsid w:val="00B67668"/>
    <w:rsid w:val="00B676C5"/>
    <w:rsid w:val="00B7562F"/>
    <w:rsid w:val="00B7641F"/>
    <w:rsid w:val="00B76E57"/>
    <w:rsid w:val="00B77C6A"/>
    <w:rsid w:val="00B82FCD"/>
    <w:rsid w:val="00B83DBA"/>
    <w:rsid w:val="00B8521C"/>
    <w:rsid w:val="00BA065E"/>
    <w:rsid w:val="00BA07DF"/>
    <w:rsid w:val="00BA6132"/>
    <w:rsid w:val="00BB5527"/>
    <w:rsid w:val="00BB55A9"/>
    <w:rsid w:val="00BB5903"/>
    <w:rsid w:val="00BB7A42"/>
    <w:rsid w:val="00BD093D"/>
    <w:rsid w:val="00BE13CE"/>
    <w:rsid w:val="00BF0080"/>
    <w:rsid w:val="00BF0589"/>
    <w:rsid w:val="00C029C4"/>
    <w:rsid w:val="00C06B5A"/>
    <w:rsid w:val="00C202A4"/>
    <w:rsid w:val="00C21DFA"/>
    <w:rsid w:val="00C21E57"/>
    <w:rsid w:val="00C31E2A"/>
    <w:rsid w:val="00C35B2F"/>
    <w:rsid w:val="00C406C2"/>
    <w:rsid w:val="00C415A6"/>
    <w:rsid w:val="00C524B1"/>
    <w:rsid w:val="00C52760"/>
    <w:rsid w:val="00C64C2F"/>
    <w:rsid w:val="00C73AE3"/>
    <w:rsid w:val="00C751FC"/>
    <w:rsid w:val="00C90F78"/>
    <w:rsid w:val="00CA22DD"/>
    <w:rsid w:val="00CA26A6"/>
    <w:rsid w:val="00CA42A8"/>
    <w:rsid w:val="00CB0E79"/>
    <w:rsid w:val="00CB54C7"/>
    <w:rsid w:val="00CC104C"/>
    <w:rsid w:val="00CC2997"/>
    <w:rsid w:val="00CC4642"/>
    <w:rsid w:val="00CD48B4"/>
    <w:rsid w:val="00CE2C06"/>
    <w:rsid w:val="00CE32D2"/>
    <w:rsid w:val="00CF224C"/>
    <w:rsid w:val="00CF6778"/>
    <w:rsid w:val="00D007C4"/>
    <w:rsid w:val="00D0412E"/>
    <w:rsid w:val="00D139C5"/>
    <w:rsid w:val="00D14764"/>
    <w:rsid w:val="00D2243F"/>
    <w:rsid w:val="00D25FBC"/>
    <w:rsid w:val="00D271DB"/>
    <w:rsid w:val="00D3055E"/>
    <w:rsid w:val="00D317A4"/>
    <w:rsid w:val="00D35AF9"/>
    <w:rsid w:val="00D60D4B"/>
    <w:rsid w:val="00D61F1F"/>
    <w:rsid w:val="00D701F3"/>
    <w:rsid w:val="00D82417"/>
    <w:rsid w:val="00D84391"/>
    <w:rsid w:val="00D8770A"/>
    <w:rsid w:val="00D92634"/>
    <w:rsid w:val="00D92BAD"/>
    <w:rsid w:val="00DA2651"/>
    <w:rsid w:val="00DA4871"/>
    <w:rsid w:val="00DA56E2"/>
    <w:rsid w:val="00DB111C"/>
    <w:rsid w:val="00DB6004"/>
    <w:rsid w:val="00DD30C1"/>
    <w:rsid w:val="00DD3C51"/>
    <w:rsid w:val="00DD423D"/>
    <w:rsid w:val="00DD6D89"/>
    <w:rsid w:val="00DE5B33"/>
    <w:rsid w:val="00DF2E9A"/>
    <w:rsid w:val="00E0686F"/>
    <w:rsid w:val="00E25E77"/>
    <w:rsid w:val="00E301CE"/>
    <w:rsid w:val="00E33C01"/>
    <w:rsid w:val="00E40F4A"/>
    <w:rsid w:val="00E41F12"/>
    <w:rsid w:val="00E46164"/>
    <w:rsid w:val="00E56AAD"/>
    <w:rsid w:val="00E56B9A"/>
    <w:rsid w:val="00E70EC7"/>
    <w:rsid w:val="00E727F9"/>
    <w:rsid w:val="00E9540E"/>
    <w:rsid w:val="00EA3425"/>
    <w:rsid w:val="00EC3C85"/>
    <w:rsid w:val="00EC5C7E"/>
    <w:rsid w:val="00EE1DF1"/>
    <w:rsid w:val="00EE21F9"/>
    <w:rsid w:val="00EE24DC"/>
    <w:rsid w:val="00EE6973"/>
    <w:rsid w:val="00EE6C67"/>
    <w:rsid w:val="00EF205D"/>
    <w:rsid w:val="00EF5C1C"/>
    <w:rsid w:val="00F12D97"/>
    <w:rsid w:val="00F13A76"/>
    <w:rsid w:val="00F1469A"/>
    <w:rsid w:val="00F16A91"/>
    <w:rsid w:val="00F246F9"/>
    <w:rsid w:val="00F307D1"/>
    <w:rsid w:val="00F31ABD"/>
    <w:rsid w:val="00F440CA"/>
    <w:rsid w:val="00F45320"/>
    <w:rsid w:val="00F57C99"/>
    <w:rsid w:val="00F60FE2"/>
    <w:rsid w:val="00F629EA"/>
    <w:rsid w:val="00F63A64"/>
    <w:rsid w:val="00F7086E"/>
    <w:rsid w:val="00F74706"/>
    <w:rsid w:val="00F770DB"/>
    <w:rsid w:val="00F7723E"/>
    <w:rsid w:val="00F77385"/>
    <w:rsid w:val="00F92DDF"/>
    <w:rsid w:val="00F95F3A"/>
    <w:rsid w:val="00F97EE6"/>
    <w:rsid w:val="00FA1222"/>
    <w:rsid w:val="00FA286E"/>
    <w:rsid w:val="00FD063B"/>
    <w:rsid w:val="00FD3B0E"/>
    <w:rsid w:val="00FE7682"/>
    <w:rsid w:val="00FF5714"/>
    <w:rsid w:val="00FF7B2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oNotEmbedSmartTags/>
  <w:decimalSymbol w:val="."/>
  <w:listSeparator w:val=","/>
  <w14:docId w14:val="3EE8EA65"/>
  <w14:defaultImageDpi w14:val="300"/>
  <w15:docId w15:val="{5E5D605E-29BE-604A-8792-71C2CBBB2D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semiHidden="1" w:unhideWhenUsed="1" w:qFormat="1"/>
    <w:lsdException w:name="heading 3" w:locked="1" w:semiHidden="1" w:unhideWhenUsed="1" w:qFormat="1"/>
    <w:lsdException w:name="heading 4" w:locked="1"/>
    <w:lsdException w:name="heading 5" w:locked="1"/>
    <w:lsdException w:name="heading 6" w:locked="1" w:semiHidden="1" w:unhideWhenUsed="1"/>
    <w:lsdException w:name="heading 7" w:locked="1" w:semiHidden="1" w:unhideWhenUsed="1" w:qFormat="1"/>
    <w:lsdException w:name="heading 8" w:locked="1" w:semiHidden="1" w:unhideWhenUsed="1" w:qFormat="1"/>
    <w:lsdException w:name="heading 9" w:locked="1" w:semiHidden="1" w:unhideWhenUsed="1" w:qFormat="1"/>
    <w:lsdException w:name="index 1" w:locked="1"/>
    <w:lsdException w:name="index 2" w:lock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locked="1" w:semiHidden="1"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lsdException w:name="List Bullet 3" w:locked="1" w:semiHidden="1" w:unhideWhenUsed="1"/>
    <w:lsdException w:name="List Bullet 4" w:locked="1" w:semiHidden="1" w:unhideWhenUsed="1"/>
    <w:lsdException w:name="List Bullet 5" w:locked="1"/>
    <w:lsdException w:name="List Number 2" w:locked="1"/>
    <w:lsdException w:name="List Number 3" w:locked="1" w:semiHidden="1" w:unhideWhenUsed="1"/>
    <w:lsdException w:name="List Number 4" w:locked="1" w:semiHidden="1" w:unhideWhenUsed="1"/>
    <w:lsdException w:name="List Number 5" w:locked="1" w:semiHidden="1" w:unhideWhenUsed="1"/>
    <w:lsdException w:name="Title" w:locked="1" w:qFormat="1"/>
    <w:lsdException w:name="Closing" w:locked="1" w:semiHidden="1" w:unhideWhenUsed="1"/>
    <w:lsdException w:name="Signature" w:locked="1" w:semiHidden="1" w:unhideWhenUsed="1"/>
    <w:lsdException w:name="Default Paragraph Font" w:locked="1" w:semiHidden="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lsdException w:name="Body Text 2" w:locked="1"/>
    <w:lsdException w:name="Body Text 3" w:locked="1"/>
    <w:lsdException w:name="Body Text Indent 2" w:lock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qFormat="1"/>
    <w:lsdException w:name="Emphasis" w:locked="1"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iPriority="99"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lsdException w:name="Table Theme" w:locked="1"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locked="1"/>
    <w:lsdException w:name="Plain Table 2" w:locked="1"/>
    <w:lsdException w:name="Plain Table 3" w:locked="1"/>
    <w:lsdException w:name="Plain Table 4" w:locked="1"/>
    <w:lsdException w:name="Plain Table 5" w:locked="1"/>
    <w:lsdException w:name="Grid Table Light" w:locked="1"/>
    <w:lsdException w:name="Grid Table 1 Light" w:locked="1"/>
    <w:lsdException w:name="Grid Table 2" w:locked="1"/>
    <w:lsdException w:name="Grid Table 3" w:lock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line="276" w:lineRule="auto"/>
    </w:pPr>
    <w:rPr>
      <w:rFonts w:eastAsia="ヒラギノ角ゴ Pro W3"/>
      <w:color w:val="000000"/>
      <w:sz w:val="24"/>
      <w:szCs w:val="24"/>
    </w:rPr>
  </w:style>
  <w:style w:type="paragraph" w:styleId="Heading1">
    <w:name w:val="heading 1"/>
    <w:basedOn w:val="Normal"/>
    <w:next w:val="Normal"/>
    <w:link w:val="Heading1Char1"/>
    <w:qFormat/>
    <w:locked/>
    <w:rsid w:val="00802737"/>
    <w:pPr>
      <w:keepNext/>
      <w:spacing w:before="240" w:after="60"/>
      <w:jc w:val="center"/>
      <w:outlineLvl w:val="0"/>
    </w:pPr>
    <w:rPr>
      <w:rFonts w:eastAsiaTheme="majorEastAsia" w:cstheme="majorBidi"/>
      <w:bCs/>
      <w:kern w:val="32"/>
      <w:sz w:val="36"/>
      <w:szCs w:val="32"/>
    </w:rPr>
  </w:style>
  <w:style w:type="paragraph" w:styleId="Heading2">
    <w:name w:val="heading 2"/>
    <w:basedOn w:val="Normal"/>
    <w:next w:val="Normal"/>
    <w:link w:val="Heading2Char"/>
    <w:unhideWhenUsed/>
    <w:qFormat/>
    <w:locked/>
    <w:rsid w:val="009039FA"/>
    <w:pPr>
      <w:keepNext/>
      <w:keepLines/>
      <w:spacing w:before="200"/>
      <w:jc w:val="center"/>
      <w:outlineLvl w:val="1"/>
    </w:pPr>
    <w:rPr>
      <w:rFonts w:eastAsiaTheme="majorEastAsia" w:cstheme="majorBidi"/>
      <w:bCs/>
      <w:color w:val="4F81BD" w:themeColor="accent1"/>
      <w:sz w:val="32"/>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41">
    <w:name w:val="Heading 41"/>
    <w:qFormat/>
    <w:pPr>
      <w:spacing w:after="180"/>
      <w:jc w:val="both"/>
      <w:outlineLvl w:val="3"/>
    </w:pPr>
    <w:rPr>
      <w:rFonts w:ascii="Cochin" w:eastAsia="ヒラギノ角ゴ Pro W3" w:hAnsi="Cochin"/>
      <w:color w:val="000000"/>
      <w:sz w:val="22"/>
    </w:rPr>
  </w:style>
  <w:style w:type="paragraph" w:customStyle="1" w:styleId="Heading51">
    <w:name w:val="Heading 51"/>
    <w:qFormat/>
    <w:pPr>
      <w:spacing w:after="180"/>
      <w:jc w:val="both"/>
      <w:outlineLvl w:val="4"/>
    </w:pPr>
    <w:rPr>
      <w:rFonts w:ascii="Cochin" w:eastAsia="ヒラギノ角ゴ Pro W3" w:hAnsi="Cochin"/>
      <w:color w:val="000000"/>
      <w:sz w:val="22"/>
    </w:rPr>
  </w:style>
  <w:style w:type="paragraph" w:customStyle="1" w:styleId="Heading61">
    <w:name w:val="Heading 61"/>
    <w:qFormat/>
    <w:pPr>
      <w:spacing w:after="180"/>
      <w:jc w:val="both"/>
      <w:outlineLvl w:val="5"/>
    </w:pPr>
    <w:rPr>
      <w:rFonts w:ascii="Cochin" w:eastAsia="ヒラギノ角ゴ Pro W3" w:hAnsi="Cochin"/>
      <w:color w:val="000000"/>
      <w:sz w:val="22"/>
    </w:rPr>
  </w:style>
  <w:style w:type="paragraph" w:customStyle="1" w:styleId="HeaderFooter">
    <w:name w:val="Header &amp; Footer"/>
    <w:pPr>
      <w:tabs>
        <w:tab w:val="right" w:pos="9360"/>
      </w:tabs>
    </w:pPr>
    <w:rPr>
      <w:rFonts w:ascii="Helvetica" w:eastAsia="ヒラギノ角ゴ Pro W3" w:hAnsi="Helvetica"/>
      <w:color w:val="000000"/>
    </w:rPr>
  </w:style>
  <w:style w:type="paragraph" w:customStyle="1" w:styleId="FreeForm">
    <w:name w:val="Free Form"/>
    <w:next w:val="ParagraphIndented"/>
    <w:pPr>
      <w:keepNext/>
    </w:pPr>
    <w:rPr>
      <w:rFonts w:ascii="Times" w:eastAsia="ヒラギノ角ゴ Pro W3" w:hAnsi="Times"/>
      <w:color w:val="000000"/>
      <w:sz w:val="28"/>
    </w:rPr>
  </w:style>
  <w:style w:type="paragraph" w:customStyle="1" w:styleId="ParagraphIndented">
    <w:name w:val="Paragraph Indented"/>
    <w:pPr>
      <w:spacing w:after="240" w:line="408" w:lineRule="auto"/>
      <w:ind w:firstLine="720"/>
    </w:pPr>
    <w:rPr>
      <w:rFonts w:ascii="Times" w:eastAsia="ヒラギノ角ゴ Pro W3" w:hAnsi="Times"/>
      <w:color w:val="000000"/>
      <w:sz w:val="28"/>
    </w:rPr>
  </w:style>
  <w:style w:type="paragraph" w:customStyle="1" w:styleId="TOC11">
    <w:name w:val="TOC 11"/>
    <w:pPr>
      <w:tabs>
        <w:tab w:val="right" w:leader="dot" w:pos="8630"/>
      </w:tabs>
      <w:spacing w:before="360" w:line="276" w:lineRule="auto"/>
      <w:outlineLvl w:val="0"/>
    </w:pPr>
    <w:rPr>
      <w:rFonts w:ascii="Calibri Bold" w:eastAsia="ヒラギノ角ゴ Pro W3" w:hAnsi="Calibri Bold"/>
      <w:caps/>
      <w:color w:val="000000"/>
      <w:sz w:val="24"/>
    </w:rPr>
  </w:style>
  <w:style w:type="paragraph" w:styleId="ListParagraph">
    <w:name w:val="List Paragraph"/>
    <w:qFormat/>
    <w:pPr>
      <w:spacing w:line="276" w:lineRule="auto"/>
      <w:ind w:left="720"/>
    </w:pPr>
    <w:rPr>
      <w:rFonts w:eastAsia="ヒラギノ角ゴ Pro W3"/>
      <w:color w:val="000000"/>
      <w:sz w:val="24"/>
    </w:rPr>
  </w:style>
  <w:style w:type="paragraph" w:customStyle="1" w:styleId="TOC110">
    <w:name w:val="TOC 11"/>
    <w:next w:val="Normal"/>
    <w:pPr>
      <w:tabs>
        <w:tab w:val="right" w:leader="dot" w:pos="8620"/>
      </w:tabs>
      <w:spacing w:before="240" w:line="276" w:lineRule="auto"/>
      <w:outlineLvl w:val="0"/>
    </w:pPr>
    <w:rPr>
      <w:rFonts w:ascii="Cambria Bold" w:eastAsia="ヒラギノ角ゴ Pro W3" w:hAnsi="Cambria Bold"/>
      <w:color w:val="000000"/>
    </w:rPr>
  </w:style>
  <w:style w:type="paragraph" w:customStyle="1" w:styleId="TOC21">
    <w:name w:val="TOC 21"/>
    <w:pPr>
      <w:tabs>
        <w:tab w:val="right" w:pos="8920"/>
      </w:tabs>
      <w:spacing w:before="240" w:after="60"/>
      <w:outlineLvl w:val="0"/>
    </w:pPr>
    <w:rPr>
      <w:rFonts w:ascii="Helvetica" w:eastAsia="ヒラギノ角ゴ Pro W3" w:hAnsi="Helvetica"/>
      <w:b/>
      <w:color w:val="000000"/>
      <w:sz w:val="36"/>
    </w:rPr>
  </w:style>
  <w:style w:type="paragraph" w:customStyle="1" w:styleId="TOC31">
    <w:name w:val="TOC 31"/>
    <w:basedOn w:val="TOC110"/>
    <w:next w:val="Normal"/>
    <w:rPr>
      <w:rFonts w:ascii="Times New Roman" w:hAnsi="Times New Roman"/>
      <w:b/>
    </w:rPr>
  </w:style>
  <w:style w:type="paragraph" w:customStyle="1" w:styleId="TOC41">
    <w:name w:val="TOC 41"/>
    <w:next w:val="Normal"/>
    <w:pPr>
      <w:tabs>
        <w:tab w:val="right" w:leader="dot" w:pos="8620"/>
      </w:tabs>
      <w:spacing w:before="240" w:line="276" w:lineRule="auto"/>
      <w:outlineLvl w:val="0"/>
    </w:pPr>
    <w:rPr>
      <w:rFonts w:ascii="Cambria Bold" w:eastAsia="ヒラギノ角ゴ Pro W3" w:hAnsi="Cambria Bold"/>
      <w:color w:val="000000"/>
    </w:rPr>
  </w:style>
  <w:style w:type="paragraph" w:customStyle="1" w:styleId="TOC51">
    <w:name w:val="TOC 51"/>
    <w:pPr>
      <w:tabs>
        <w:tab w:val="right" w:pos="8920"/>
      </w:tabs>
      <w:spacing w:before="240" w:after="60"/>
      <w:outlineLvl w:val="0"/>
    </w:pPr>
    <w:rPr>
      <w:rFonts w:ascii="Helvetica" w:eastAsia="ヒラギノ角ゴ Pro W3" w:hAnsi="Helvetica"/>
      <w:b/>
      <w:color w:val="000000"/>
      <w:sz w:val="36"/>
    </w:rPr>
  </w:style>
  <w:style w:type="paragraph" w:customStyle="1" w:styleId="heading20">
    <w:name w:val="heading 2$$$"/>
    <w:pPr>
      <w:spacing w:after="120"/>
      <w:jc w:val="center"/>
      <w:outlineLvl w:val="1"/>
    </w:pPr>
    <w:rPr>
      <w:rFonts w:ascii="Calibri" w:eastAsia="ヒラギノ角ゴ Pro W3" w:hAnsi="Calibri"/>
      <w:color w:val="000000"/>
      <w:sz w:val="36"/>
    </w:rPr>
  </w:style>
  <w:style w:type="paragraph" w:customStyle="1" w:styleId="Title1">
    <w:name w:val="Title1"/>
    <w:next w:val="ParagraphIndented"/>
    <w:pPr>
      <w:keepNext/>
      <w:spacing w:after="480" w:line="600" w:lineRule="auto"/>
      <w:jc w:val="center"/>
      <w:outlineLvl w:val="0"/>
    </w:pPr>
    <w:rPr>
      <w:rFonts w:ascii="Times" w:eastAsia="ヒラギノ角ゴ Pro W3" w:hAnsi="Times"/>
      <w:b/>
      <w:color w:val="000000"/>
      <w:sz w:val="48"/>
    </w:rPr>
  </w:style>
  <w:style w:type="paragraph" w:customStyle="1" w:styleId="BlankLine">
    <w:name w:val="Blank Line"/>
    <w:pPr>
      <w:keepNext/>
    </w:pPr>
    <w:rPr>
      <w:rFonts w:ascii="Times" w:eastAsia="ヒラギノ角ゴ Pro W3" w:hAnsi="Times"/>
      <w:color w:val="000000"/>
      <w:sz w:val="28"/>
    </w:rPr>
  </w:style>
  <w:style w:type="paragraph" w:customStyle="1" w:styleId="Heading21">
    <w:name w:val="Heading 21"/>
    <w:pPr>
      <w:spacing w:after="120"/>
      <w:jc w:val="center"/>
      <w:outlineLvl w:val="1"/>
    </w:pPr>
    <w:rPr>
      <w:rFonts w:ascii="Calibri" w:eastAsia="ヒラギノ角ゴ Pro W3" w:hAnsi="Calibri"/>
      <w:color w:val="000000"/>
      <w:sz w:val="36"/>
    </w:rPr>
  </w:style>
  <w:style w:type="paragraph" w:customStyle="1" w:styleId="Heading31">
    <w:name w:val="Heading 31"/>
    <w:next w:val="Normal"/>
    <w:pPr>
      <w:keepNext/>
      <w:keepLines/>
      <w:spacing w:before="200" w:line="276" w:lineRule="auto"/>
      <w:outlineLvl w:val="2"/>
    </w:pPr>
    <w:rPr>
      <w:rFonts w:ascii="Calibri" w:eastAsia="ヒラギノ角ゴ Pro W3" w:hAnsi="Calibri"/>
      <w:color w:val="000000"/>
      <w:sz w:val="32"/>
    </w:rPr>
  </w:style>
  <w:style w:type="paragraph" w:customStyle="1" w:styleId="Heading11">
    <w:name w:val="Heading 11"/>
    <w:pPr>
      <w:outlineLvl w:val="0"/>
    </w:pPr>
    <w:rPr>
      <w:rFonts w:ascii="Times" w:eastAsia="ヒラギノ角ゴ Pro W3" w:hAnsi="Times"/>
      <w:b/>
      <w:color w:val="000000"/>
      <w:kern w:val="36"/>
      <w:sz w:val="48"/>
    </w:rPr>
  </w:style>
  <w:style w:type="paragraph" w:customStyle="1" w:styleId="Normal1">
    <w:name w:val="Normal 1$$$"/>
    <w:pPr>
      <w:spacing w:line="276" w:lineRule="auto"/>
    </w:pPr>
    <w:rPr>
      <w:rFonts w:eastAsia="ヒラギノ角ゴ Pro W3"/>
      <w:color w:val="000000"/>
      <w:sz w:val="24"/>
    </w:rPr>
  </w:style>
  <w:style w:type="character" w:customStyle="1" w:styleId="FootnoteReference1">
    <w:name w:val="Footnote Reference1"/>
    <w:rPr>
      <w:color w:val="000000"/>
      <w:sz w:val="24"/>
      <w:vertAlign w:val="superscript"/>
    </w:rPr>
  </w:style>
  <w:style w:type="character" w:customStyle="1" w:styleId="Unknown0">
    <w:name w:val="Unknown 0"/>
    <w:semiHidden/>
  </w:style>
  <w:style w:type="paragraph" w:customStyle="1" w:styleId="FootnoteText1">
    <w:name w:val="Footnote Text1"/>
    <w:pPr>
      <w:spacing w:line="276" w:lineRule="auto"/>
    </w:pPr>
    <w:rPr>
      <w:rFonts w:eastAsia="ヒラギノ角ゴ Pro W3"/>
      <w:color w:val="000000"/>
    </w:rPr>
  </w:style>
  <w:style w:type="character" w:customStyle="1" w:styleId="QuoteChar">
    <w:name w:val="Quote Char"/>
    <w:rPr>
      <w:rFonts w:ascii="Times New Roman" w:eastAsia="ヒラギノ角ゴ Pro W3" w:hAnsi="Times New Roman"/>
      <w:b w:val="0"/>
      <w:i/>
      <w:color w:val="000000"/>
      <w:sz w:val="20"/>
    </w:rPr>
  </w:style>
  <w:style w:type="character" w:customStyle="1" w:styleId="Hyperlink1">
    <w:name w:val="Hyperlink1"/>
    <w:rPr>
      <w:color w:val="0000FF"/>
      <w:sz w:val="24"/>
      <w:u w:val="single"/>
    </w:rPr>
  </w:style>
  <w:style w:type="numbering" w:customStyle="1" w:styleId="List1">
    <w:name w:val="List 1"/>
  </w:style>
  <w:style w:type="paragraph" w:customStyle="1" w:styleId="CM10">
    <w:name w:val="CM10"/>
    <w:next w:val="Default"/>
    <w:pPr>
      <w:widowControl w:val="0"/>
      <w:spacing w:line="288" w:lineRule="atLeast"/>
    </w:pPr>
    <w:rPr>
      <w:rFonts w:ascii="Garamond" w:eastAsia="ヒラギノ角ゴ Pro W3" w:hAnsi="Garamond"/>
      <w:color w:val="000000"/>
      <w:sz w:val="24"/>
    </w:rPr>
  </w:style>
  <w:style w:type="paragraph" w:customStyle="1" w:styleId="Default">
    <w:name w:val="Default"/>
    <w:pPr>
      <w:widowControl w:val="0"/>
    </w:pPr>
    <w:rPr>
      <w:rFonts w:ascii="Garamond" w:eastAsia="ヒラギノ角ゴ Pro W3" w:hAnsi="Garamond"/>
      <w:color w:val="000000"/>
      <w:sz w:val="24"/>
    </w:rPr>
  </w:style>
  <w:style w:type="paragraph" w:customStyle="1" w:styleId="CM53">
    <w:name w:val="CM53"/>
    <w:next w:val="Default"/>
    <w:pPr>
      <w:widowControl w:val="0"/>
    </w:pPr>
    <w:rPr>
      <w:rFonts w:ascii="Garamond" w:eastAsia="ヒラギノ角ゴ Pro W3" w:hAnsi="Garamond"/>
      <w:color w:val="000000"/>
      <w:sz w:val="24"/>
    </w:rPr>
  </w:style>
  <w:style w:type="paragraph" w:customStyle="1" w:styleId="CM54">
    <w:name w:val="CM54"/>
    <w:next w:val="Default"/>
    <w:pPr>
      <w:widowControl w:val="0"/>
    </w:pPr>
    <w:rPr>
      <w:rFonts w:ascii="Garamond" w:eastAsia="ヒラギノ角ゴ Pro W3" w:hAnsi="Garamond"/>
      <w:color w:val="000000"/>
      <w:sz w:val="24"/>
    </w:rPr>
  </w:style>
  <w:style w:type="paragraph" w:customStyle="1" w:styleId="CM52">
    <w:name w:val="CM52"/>
    <w:next w:val="Default"/>
    <w:pPr>
      <w:widowControl w:val="0"/>
    </w:pPr>
    <w:rPr>
      <w:rFonts w:ascii="Garamond" w:eastAsia="ヒラギノ角ゴ Pro W3" w:hAnsi="Garamond"/>
      <w:color w:val="000000"/>
      <w:sz w:val="24"/>
    </w:rPr>
  </w:style>
  <w:style w:type="numbering" w:customStyle="1" w:styleId="List21">
    <w:name w:val="List 21"/>
  </w:style>
  <w:style w:type="character" w:customStyle="1" w:styleId="Heading3Char">
    <w:name w:val="Heading 3 Char"/>
    <w:rPr>
      <w:rFonts w:ascii="Calibri" w:eastAsia="ヒラギノ角ゴ Pro W3" w:hAnsi="Calibri"/>
      <w:b w:val="0"/>
      <w:i w:val="0"/>
      <w:color w:val="000000"/>
      <w:sz w:val="32"/>
    </w:rPr>
  </w:style>
  <w:style w:type="character" w:customStyle="1" w:styleId="Unknown1">
    <w:name w:val="Unknown 1"/>
    <w:semiHidden/>
  </w:style>
  <w:style w:type="paragraph" w:customStyle="1" w:styleId="ListParagraph0">
    <w:name w:val="List Paragraph $$$$"/>
    <w:pPr>
      <w:spacing w:line="276" w:lineRule="auto"/>
      <w:ind w:left="720"/>
      <w:jc w:val="center"/>
    </w:pPr>
    <w:rPr>
      <w:rFonts w:eastAsia="ヒラギノ角ゴ Pro W3"/>
      <w:color w:val="000000"/>
      <w:sz w:val="36"/>
    </w:rPr>
  </w:style>
  <w:style w:type="paragraph" w:styleId="Quote">
    <w:name w:val="Quote"/>
    <w:next w:val="Normal"/>
    <w:qFormat/>
    <w:pPr>
      <w:spacing w:line="276" w:lineRule="auto"/>
      <w:jc w:val="center"/>
    </w:pPr>
    <w:rPr>
      <w:rFonts w:eastAsia="ヒラギノ角ゴ Pro W3"/>
      <w:i/>
      <w:color w:val="000000"/>
    </w:rPr>
  </w:style>
  <w:style w:type="paragraph" w:customStyle="1" w:styleId="FootnoteText10">
    <w:name w:val="Footnote Text1"/>
    <w:rPr>
      <w:rFonts w:ascii="Helvetica" w:eastAsia="ヒラギノ角ゴ Pro W3" w:hAnsi="Helvetica"/>
      <w:color w:val="000000"/>
    </w:rPr>
  </w:style>
  <w:style w:type="character" w:customStyle="1" w:styleId="Heading1Char">
    <w:name w:val="Heading 1 Char"/>
    <w:rPr>
      <w:rFonts w:ascii="Calibri Bold" w:eastAsia="ヒラギノ角ゴ Pro W3" w:hAnsi="Calibri Bold"/>
      <w:b w:val="0"/>
      <w:i w:val="0"/>
      <w:color w:val="27457A"/>
      <w:sz w:val="32"/>
    </w:rPr>
  </w:style>
  <w:style w:type="paragraph" w:styleId="BalloonText">
    <w:name w:val="Balloon Text"/>
    <w:basedOn w:val="Normal"/>
    <w:link w:val="BalloonTextChar"/>
    <w:locked/>
    <w:rsid w:val="00686A23"/>
    <w:pPr>
      <w:spacing w:line="240" w:lineRule="auto"/>
    </w:pPr>
    <w:rPr>
      <w:rFonts w:ascii="Lucida Grande" w:hAnsi="Lucida Grande" w:cs="Lucida Grande"/>
      <w:sz w:val="18"/>
      <w:szCs w:val="18"/>
    </w:rPr>
  </w:style>
  <w:style w:type="character" w:customStyle="1" w:styleId="BalloonTextChar">
    <w:name w:val="Balloon Text Char"/>
    <w:link w:val="BalloonText"/>
    <w:rsid w:val="00686A23"/>
    <w:rPr>
      <w:rFonts w:ascii="Lucida Grande" w:eastAsia="ヒラギノ角ゴ Pro W3" w:hAnsi="Lucida Grande" w:cs="Lucida Grande"/>
      <w:color w:val="000000"/>
      <w:sz w:val="18"/>
      <w:szCs w:val="18"/>
    </w:rPr>
  </w:style>
  <w:style w:type="paragraph" w:styleId="Title">
    <w:name w:val="Title"/>
    <w:basedOn w:val="Normal"/>
    <w:next w:val="Normal"/>
    <w:link w:val="TitleChar"/>
    <w:qFormat/>
    <w:locked/>
    <w:rsid w:val="005B07C2"/>
    <w:pPr>
      <w:spacing w:before="240" w:after="60"/>
      <w:jc w:val="center"/>
      <w:outlineLvl w:val="0"/>
    </w:pPr>
    <w:rPr>
      <w:rFonts w:ascii="Calibri" w:eastAsia="MS Gothic" w:hAnsi="Calibri"/>
      <w:b/>
      <w:bCs/>
      <w:kern w:val="28"/>
      <w:sz w:val="32"/>
      <w:szCs w:val="32"/>
    </w:rPr>
  </w:style>
  <w:style w:type="character" w:customStyle="1" w:styleId="TitleChar">
    <w:name w:val="Title Char"/>
    <w:link w:val="Title"/>
    <w:rsid w:val="005B07C2"/>
    <w:rPr>
      <w:rFonts w:ascii="Calibri" w:eastAsia="MS Gothic" w:hAnsi="Calibri" w:cs="Times New Roman"/>
      <w:b/>
      <w:bCs/>
      <w:color w:val="000000"/>
      <w:kern w:val="28"/>
      <w:sz w:val="32"/>
      <w:szCs w:val="32"/>
    </w:rPr>
  </w:style>
  <w:style w:type="paragraph" w:styleId="TOC1">
    <w:name w:val="toc 1"/>
    <w:basedOn w:val="Normal"/>
    <w:next w:val="Normal"/>
    <w:autoRedefine/>
    <w:uiPriority w:val="39"/>
    <w:locked/>
    <w:rsid w:val="00710EA3"/>
    <w:pPr>
      <w:tabs>
        <w:tab w:val="right" w:pos="8990"/>
      </w:tabs>
      <w:spacing w:before="120"/>
    </w:pPr>
    <w:rPr>
      <w:rFonts w:asciiTheme="minorHAnsi" w:hAnsiTheme="minorHAnsi"/>
      <w:b/>
      <w:sz w:val="22"/>
      <w:szCs w:val="22"/>
    </w:rPr>
  </w:style>
  <w:style w:type="paragraph" w:styleId="TOC2">
    <w:name w:val="toc 2"/>
    <w:basedOn w:val="Normal"/>
    <w:next w:val="Normal"/>
    <w:autoRedefine/>
    <w:uiPriority w:val="39"/>
    <w:locked/>
    <w:rsid w:val="005B07C2"/>
    <w:pPr>
      <w:ind w:left="240"/>
    </w:pPr>
    <w:rPr>
      <w:rFonts w:asciiTheme="minorHAnsi" w:hAnsiTheme="minorHAnsi"/>
      <w:i/>
      <w:sz w:val="22"/>
      <w:szCs w:val="22"/>
    </w:rPr>
  </w:style>
  <w:style w:type="paragraph" w:styleId="TOC3">
    <w:name w:val="toc 3"/>
    <w:basedOn w:val="Normal"/>
    <w:next w:val="Normal"/>
    <w:autoRedefine/>
    <w:uiPriority w:val="39"/>
    <w:locked/>
    <w:rsid w:val="0028694E"/>
    <w:pPr>
      <w:ind w:left="480"/>
    </w:pPr>
    <w:rPr>
      <w:rFonts w:asciiTheme="minorHAnsi" w:hAnsiTheme="minorHAnsi"/>
      <w:sz w:val="22"/>
      <w:szCs w:val="22"/>
    </w:rPr>
  </w:style>
  <w:style w:type="paragraph" w:styleId="TOC4">
    <w:name w:val="toc 4"/>
    <w:basedOn w:val="Normal"/>
    <w:next w:val="Normal"/>
    <w:autoRedefine/>
    <w:locked/>
    <w:rsid w:val="005B07C2"/>
    <w:pPr>
      <w:ind w:left="720"/>
    </w:pPr>
    <w:rPr>
      <w:rFonts w:asciiTheme="minorHAnsi" w:hAnsiTheme="minorHAnsi"/>
      <w:sz w:val="20"/>
      <w:szCs w:val="20"/>
    </w:rPr>
  </w:style>
  <w:style w:type="paragraph" w:styleId="TOC5">
    <w:name w:val="toc 5"/>
    <w:basedOn w:val="Normal"/>
    <w:next w:val="Normal"/>
    <w:autoRedefine/>
    <w:locked/>
    <w:rsid w:val="005B07C2"/>
    <w:pPr>
      <w:ind w:left="960"/>
    </w:pPr>
    <w:rPr>
      <w:rFonts w:asciiTheme="minorHAnsi" w:hAnsiTheme="minorHAnsi"/>
      <w:sz w:val="20"/>
      <w:szCs w:val="20"/>
    </w:rPr>
  </w:style>
  <w:style w:type="paragraph" w:styleId="TOC6">
    <w:name w:val="toc 6"/>
    <w:basedOn w:val="Normal"/>
    <w:next w:val="Normal"/>
    <w:autoRedefine/>
    <w:locked/>
    <w:rsid w:val="005B07C2"/>
    <w:pPr>
      <w:ind w:left="1200"/>
    </w:pPr>
    <w:rPr>
      <w:rFonts w:asciiTheme="minorHAnsi" w:hAnsiTheme="minorHAnsi"/>
      <w:sz w:val="20"/>
      <w:szCs w:val="20"/>
    </w:rPr>
  </w:style>
  <w:style w:type="paragraph" w:styleId="TOC7">
    <w:name w:val="toc 7"/>
    <w:basedOn w:val="Normal"/>
    <w:next w:val="Normal"/>
    <w:autoRedefine/>
    <w:locked/>
    <w:rsid w:val="005B07C2"/>
    <w:pPr>
      <w:ind w:left="1440"/>
    </w:pPr>
    <w:rPr>
      <w:rFonts w:asciiTheme="minorHAnsi" w:hAnsiTheme="minorHAnsi"/>
      <w:sz w:val="20"/>
      <w:szCs w:val="20"/>
    </w:rPr>
  </w:style>
  <w:style w:type="paragraph" w:styleId="TOC8">
    <w:name w:val="toc 8"/>
    <w:basedOn w:val="Normal"/>
    <w:next w:val="Normal"/>
    <w:autoRedefine/>
    <w:locked/>
    <w:rsid w:val="005B07C2"/>
    <w:pPr>
      <w:ind w:left="1680"/>
    </w:pPr>
    <w:rPr>
      <w:rFonts w:asciiTheme="minorHAnsi" w:hAnsiTheme="minorHAnsi"/>
      <w:sz w:val="20"/>
      <w:szCs w:val="20"/>
    </w:rPr>
  </w:style>
  <w:style w:type="paragraph" w:styleId="TOC9">
    <w:name w:val="toc 9"/>
    <w:basedOn w:val="Normal"/>
    <w:next w:val="Normal"/>
    <w:autoRedefine/>
    <w:locked/>
    <w:rsid w:val="005B07C2"/>
    <w:pPr>
      <w:ind w:left="1920"/>
    </w:pPr>
    <w:rPr>
      <w:rFonts w:asciiTheme="minorHAnsi" w:hAnsiTheme="minorHAnsi"/>
      <w:sz w:val="20"/>
      <w:szCs w:val="20"/>
    </w:rPr>
  </w:style>
  <w:style w:type="paragraph" w:styleId="DocumentMap">
    <w:name w:val="Document Map"/>
    <w:basedOn w:val="Normal"/>
    <w:link w:val="DocumentMapChar"/>
    <w:locked/>
    <w:rsid w:val="00EC3C85"/>
    <w:rPr>
      <w:rFonts w:ascii="Lucida Grande" w:hAnsi="Lucida Grande" w:cs="Lucida Grande"/>
    </w:rPr>
  </w:style>
  <w:style w:type="character" w:customStyle="1" w:styleId="DocumentMapChar">
    <w:name w:val="Document Map Char"/>
    <w:link w:val="DocumentMap"/>
    <w:rsid w:val="00EC3C85"/>
    <w:rPr>
      <w:rFonts w:ascii="Lucida Grande" w:eastAsia="ヒラギノ角ゴ Pro W3" w:hAnsi="Lucida Grande" w:cs="Lucida Grande"/>
      <w:color w:val="000000"/>
      <w:sz w:val="24"/>
      <w:szCs w:val="24"/>
    </w:rPr>
  </w:style>
  <w:style w:type="paragraph" w:styleId="Revision">
    <w:name w:val="Revision"/>
    <w:hidden/>
    <w:uiPriority w:val="99"/>
    <w:semiHidden/>
    <w:rsid w:val="002713A1"/>
    <w:rPr>
      <w:rFonts w:eastAsia="ヒラギノ角ゴ Pro W3"/>
      <w:color w:val="000000"/>
      <w:sz w:val="24"/>
      <w:szCs w:val="24"/>
    </w:rPr>
  </w:style>
  <w:style w:type="character" w:customStyle="1" w:styleId="Heading1Char1">
    <w:name w:val="Heading 1 Char1"/>
    <w:basedOn w:val="DefaultParagraphFont"/>
    <w:link w:val="Heading1"/>
    <w:rsid w:val="00802737"/>
    <w:rPr>
      <w:rFonts w:eastAsiaTheme="majorEastAsia" w:cstheme="majorBidi"/>
      <w:bCs/>
      <w:color w:val="000000"/>
      <w:kern w:val="32"/>
      <w:sz w:val="36"/>
      <w:szCs w:val="32"/>
    </w:rPr>
  </w:style>
  <w:style w:type="paragraph" w:styleId="TOCHeading">
    <w:name w:val="TOC Heading"/>
    <w:basedOn w:val="Heading1"/>
    <w:next w:val="Normal"/>
    <w:uiPriority w:val="39"/>
    <w:unhideWhenUsed/>
    <w:qFormat/>
    <w:rsid w:val="00067796"/>
    <w:pPr>
      <w:keepLines/>
      <w:spacing w:before="480" w:after="0"/>
      <w:outlineLvl w:val="9"/>
    </w:pPr>
    <w:rPr>
      <w:color w:val="365F91"/>
      <w:kern w:val="0"/>
      <w:sz w:val="28"/>
      <w:szCs w:val="28"/>
    </w:rPr>
  </w:style>
  <w:style w:type="character" w:styleId="Hyperlink">
    <w:name w:val="Hyperlink"/>
    <w:basedOn w:val="DefaultParagraphFont"/>
    <w:locked/>
    <w:rsid w:val="00DD3C51"/>
    <w:rPr>
      <w:color w:val="0000FF" w:themeColor="hyperlink"/>
      <w:u w:val="single"/>
    </w:rPr>
  </w:style>
  <w:style w:type="character" w:styleId="FollowedHyperlink">
    <w:name w:val="FollowedHyperlink"/>
    <w:basedOn w:val="DefaultParagraphFont"/>
    <w:locked/>
    <w:rsid w:val="00DD3C51"/>
    <w:rPr>
      <w:color w:val="800080" w:themeColor="followedHyperlink"/>
      <w:u w:val="single"/>
    </w:rPr>
  </w:style>
  <w:style w:type="paragraph" w:styleId="CommentText">
    <w:name w:val="annotation text"/>
    <w:basedOn w:val="Normal"/>
    <w:link w:val="CommentTextChar"/>
    <w:locked/>
    <w:pPr>
      <w:spacing w:line="240" w:lineRule="auto"/>
    </w:pPr>
  </w:style>
  <w:style w:type="character" w:customStyle="1" w:styleId="CommentTextChar">
    <w:name w:val="Comment Text Char"/>
    <w:basedOn w:val="DefaultParagraphFont"/>
    <w:link w:val="CommentText"/>
    <w:rPr>
      <w:rFonts w:eastAsia="ヒラギノ角ゴ Pro W3"/>
      <w:color w:val="000000"/>
      <w:sz w:val="24"/>
      <w:szCs w:val="24"/>
    </w:rPr>
  </w:style>
  <w:style w:type="character" w:styleId="CommentReference">
    <w:name w:val="annotation reference"/>
    <w:basedOn w:val="DefaultParagraphFont"/>
    <w:locked/>
    <w:rPr>
      <w:sz w:val="18"/>
      <w:szCs w:val="18"/>
    </w:rPr>
  </w:style>
  <w:style w:type="character" w:customStyle="1" w:styleId="Heading2Char">
    <w:name w:val="Heading 2 Char"/>
    <w:basedOn w:val="DefaultParagraphFont"/>
    <w:link w:val="Heading2"/>
    <w:rsid w:val="009039FA"/>
    <w:rPr>
      <w:rFonts w:eastAsiaTheme="majorEastAsia" w:cstheme="majorBidi"/>
      <w:bCs/>
      <w:color w:val="4F81BD" w:themeColor="accent1"/>
      <w:sz w:val="32"/>
      <w:szCs w:val="26"/>
    </w:rPr>
  </w:style>
  <w:style w:type="paragraph" w:styleId="NormalWeb">
    <w:name w:val="Normal (Web)"/>
    <w:basedOn w:val="Normal"/>
    <w:uiPriority w:val="99"/>
    <w:unhideWhenUsed/>
    <w:locked/>
    <w:rsid w:val="00E56AAD"/>
    <w:pPr>
      <w:spacing w:before="100" w:beforeAutospacing="1" w:after="100" w:afterAutospacing="1" w:line="240" w:lineRule="auto"/>
    </w:pPr>
    <w:rPr>
      <w:rFonts w:ascii="Times" w:eastAsia="Times New Roman" w:hAnsi="Times"/>
      <w:color w:val="auto"/>
      <w:sz w:val="20"/>
      <w:szCs w:val="20"/>
    </w:rPr>
  </w:style>
  <w:style w:type="paragraph" w:styleId="CommentSubject">
    <w:name w:val="annotation subject"/>
    <w:basedOn w:val="CommentText"/>
    <w:next w:val="CommentText"/>
    <w:link w:val="CommentSubjectChar"/>
    <w:locked/>
    <w:rsid w:val="00177D1B"/>
    <w:rPr>
      <w:b/>
      <w:bCs/>
      <w:sz w:val="20"/>
      <w:szCs w:val="20"/>
    </w:rPr>
  </w:style>
  <w:style w:type="character" w:customStyle="1" w:styleId="CommentSubjectChar">
    <w:name w:val="Comment Subject Char"/>
    <w:basedOn w:val="CommentTextChar"/>
    <w:link w:val="CommentSubject"/>
    <w:rsid w:val="00177D1B"/>
    <w:rPr>
      <w:rFonts w:eastAsia="ヒラギノ角ゴ Pro W3"/>
      <w:b/>
      <w:bCs/>
      <w:color w:val="000000"/>
      <w:sz w:val="24"/>
      <w:szCs w:val="24"/>
    </w:rPr>
  </w:style>
  <w:style w:type="paragraph" w:styleId="FootnoteText">
    <w:name w:val="footnote text"/>
    <w:basedOn w:val="Normal"/>
    <w:link w:val="FootnoteTextChar"/>
    <w:locked/>
    <w:rsid w:val="00733557"/>
    <w:pPr>
      <w:spacing w:line="240" w:lineRule="auto"/>
    </w:pPr>
  </w:style>
  <w:style w:type="character" w:customStyle="1" w:styleId="FootnoteTextChar">
    <w:name w:val="Footnote Text Char"/>
    <w:basedOn w:val="DefaultParagraphFont"/>
    <w:link w:val="FootnoteText"/>
    <w:rsid w:val="00733557"/>
    <w:rPr>
      <w:rFonts w:eastAsia="ヒラギノ角ゴ Pro W3"/>
      <w:color w:val="000000"/>
      <w:sz w:val="24"/>
      <w:szCs w:val="24"/>
    </w:rPr>
  </w:style>
  <w:style w:type="character" w:styleId="FootnoteReference">
    <w:name w:val="footnote reference"/>
    <w:basedOn w:val="DefaultParagraphFont"/>
    <w:locked/>
    <w:rsid w:val="00733557"/>
    <w:rPr>
      <w:vertAlign w:val="superscript"/>
    </w:rPr>
  </w:style>
  <w:style w:type="paragraph" w:styleId="Footer">
    <w:name w:val="footer"/>
    <w:basedOn w:val="Normal"/>
    <w:link w:val="FooterChar"/>
    <w:locked/>
    <w:rsid w:val="00005736"/>
    <w:pPr>
      <w:tabs>
        <w:tab w:val="center" w:pos="4320"/>
        <w:tab w:val="right" w:pos="8640"/>
      </w:tabs>
      <w:spacing w:line="240" w:lineRule="auto"/>
    </w:pPr>
  </w:style>
  <w:style w:type="character" w:customStyle="1" w:styleId="FooterChar">
    <w:name w:val="Footer Char"/>
    <w:basedOn w:val="DefaultParagraphFont"/>
    <w:link w:val="Footer"/>
    <w:rsid w:val="00005736"/>
    <w:rPr>
      <w:rFonts w:eastAsia="ヒラギノ角ゴ Pro W3"/>
      <w:color w:val="000000"/>
      <w:sz w:val="24"/>
      <w:szCs w:val="24"/>
    </w:rPr>
  </w:style>
  <w:style w:type="paragraph" w:styleId="Header">
    <w:name w:val="header"/>
    <w:basedOn w:val="Normal"/>
    <w:link w:val="HeaderChar"/>
    <w:locked/>
    <w:rsid w:val="00005736"/>
    <w:pPr>
      <w:tabs>
        <w:tab w:val="center" w:pos="4320"/>
        <w:tab w:val="right" w:pos="8640"/>
      </w:tabs>
      <w:spacing w:line="240" w:lineRule="auto"/>
    </w:pPr>
  </w:style>
  <w:style w:type="character" w:customStyle="1" w:styleId="HeaderChar">
    <w:name w:val="Header Char"/>
    <w:basedOn w:val="DefaultParagraphFont"/>
    <w:link w:val="Header"/>
    <w:rsid w:val="00005736"/>
    <w:rPr>
      <w:rFonts w:eastAsia="ヒラギノ角ゴ Pro W3"/>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0385633">
      <w:bodyDiv w:val="1"/>
      <w:marLeft w:val="0"/>
      <w:marRight w:val="0"/>
      <w:marTop w:val="0"/>
      <w:marBottom w:val="0"/>
      <w:divBdr>
        <w:top w:val="none" w:sz="0" w:space="0" w:color="auto"/>
        <w:left w:val="none" w:sz="0" w:space="0" w:color="auto"/>
        <w:bottom w:val="none" w:sz="0" w:space="0" w:color="auto"/>
        <w:right w:val="none" w:sz="0" w:space="0" w:color="auto"/>
      </w:divBdr>
    </w:div>
    <w:div w:id="1663042237">
      <w:bodyDiv w:val="1"/>
      <w:marLeft w:val="0"/>
      <w:marRight w:val="0"/>
      <w:marTop w:val="0"/>
      <w:marBottom w:val="0"/>
      <w:divBdr>
        <w:top w:val="none" w:sz="0" w:space="0" w:color="auto"/>
        <w:left w:val="none" w:sz="0" w:space="0" w:color="auto"/>
        <w:bottom w:val="none" w:sz="0" w:space="0" w:color="auto"/>
        <w:right w:val="none" w:sz="0" w:space="0" w:color="auto"/>
      </w:divBdr>
    </w:div>
    <w:div w:id="2017341606">
      <w:bodyDiv w:val="1"/>
      <w:marLeft w:val="0"/>
      <w:marRight w:val="0"/>
      <w:marTop w:val="0"/>
      <w:marBottom w:val="0"/>
      <w:divBdr>
        <w:top w:val="none" w:sz="0" w:space="0" w:color="auto"/>
        <w:left w:val="none" w:sz="0" w:space="0" w:color="auto"/>
        <w:bottom w:val="none" w:sz="0" w:space="0" w:color="auto"/>
        <w:right w:val="none" w:sz="0" w:space="0" w:color="auto"/>
      </w:divBdr>
    </w:div>
    <w:div w:id="20751991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hyperlink" Target="http://www.investopedia.com/terms/u/undervalued.asp" TargetMode="External"/><Relationship Id="rId21" Type="http://schemas.openxmlformats.org/officeDocument/2006/relationships/image" Target="media/image6.png"/><Relationship Id="rId42" Type="http://schemas.openxmlformats.org/officeDocument/2006/relationships/image" Target="media/image12.png"/><Relationship Id="rId47" Type="http://schemas.openxmlformats.org/officeDocument/2006/relationships/image" Target="media/image17.png"/><Relationship Id="rId63" Type="http://schemas.openxmlformats.org/officeDocument/2006/relationships/hyperlink" Target="http://saxangle.com/2011/07/support-resistance/support-and-resistance-2/" TargetMode="External"/><Relationship Id="rId68" Type="http://schemas.openxmlformats.org/officeDocument/2006/relationships/hyperlink" Target="http://saxangle.com/help-menu-aka-the-investment-survival-guide/technical-analysis-that-works/hidden-bullish-divergence-blue-2/" TargetMode="External"/><Relationship Id="rId84" Type="http://schemas.openxmlformats.org/officeDocument/2006/relationships/image" Target="media/image42.png"/><Relationship Id="rId89" Type="http://schemas.openxmlformats.org/officeDocument/2006/relationships/hyperlink" Target="http://www.briefing.comce.com/" TargetMode="External"/><Relationship Id="rId16" Type="http://schemas.openxmlformats.org/officeDocument/2006/relationships/hyperlink" Target="http://en.wikipedia.org/wiki/American_Express" TargetMode="External"/><Relationship Id="rId107" Type="http://schemas.openxmlformats.org/officeDocument/2006/relationships/fontTable" Target="fontTable.xml"/><Relationship Id="rId11" Type="http://schemas.openxmlformats.org/officeDocument/2006/relationships/image" Target="media/image1.jpeg"/><Relationship Id="rId32" Type="http://schemas.openxmlformats.org/officeDocument/2006/relationships/hyperlink" Target="http://www.investopedia.com/terms/b/bond.asp" TargetMode="External"/><Relationship Id="rId37" Type="http://schemas.openxmlformats.org/officeDocument/2006/relationships/hyperlink" Target="http://www.investopedia.com/terms/i/industry.asp" TargetMode="External"/><Relationship Id="rId53" Type="http://schemas.openxmlformats.org/officeDocument/2006/relationships/image" Target="media/image21.png"/><Relationship Id="rId58" Type="http://schemas.openxmlformats.org/officeDocument/2006/relationships/image" Target="media/image23.emf"/><Relationship Id="rId74" Type="http://schemas.openxmlformats.org/officeDocument/2006/relationships/image" Target="media/image33.png"/><Relationship Id="rId79" Type="http://schemas.openxmlformats.org/officeDocument/2006/relationships/image" Target="media/image37.png"/><Relationship Id="rId102" Type="http://schemas.openxmlformats.org/officeDocument/2006/relationships/hyperlink" Target="http://www.etfchannel.com/" TargetMode="External"/><Relationship Id="rId5" Type="http://schemas.openxmlformats.org/officeDocument/2006/relationships/webSettings" Target="webSettings.xml"/><Relationship Id="rId90" Type="http://schemas.openxmlformats.org/officeDocument/2006/relationships/image" Target="media/image46.jpeg"/><Relationship Id="rId95" Type="http://schemas.openxmlformats.org/officeDocument/2006/relationships/hyperlink" Target="http://www.valuepro.net/" TargetMode="External"/><Relationship Id="rId22" Type="http://schemas.openxmlformats.org/officeDocument/2006/relationships/image" Target="media/image7.png"/><Relationship Id="rId27" Type="http://schemas.openxmlformats.org/officeDocument/2006/relationships/hyperlink" Target="http://www.investopedia.com/terms/v/valuation.asp" TargetMode="External"/><Relationship Id="rId43" Type="http://schemas.openxmlformats.org/officeDocument/2006/relationships/image" Target="media/image13.png"/><Relationship Id="rId48" Type="http://schemas.openxmlformats.org/officeDocument/2006/relationships/image" Target="media/image18.png"/><Relationship Id="rId64" Type="http://schemas.openxmlformats.org/officeDocument/2006/relationships/image" Target="media/image26.png"/><Relationship Id="rId69" Type="http://schemas.openxmlformats.org/officeDocument/2006/relationships/image" Target="media/image29.png"/><Relationship Id="rId80" Type="http://schemas.openxmlformats.org/officeDocument/2006/relationships/image" Target="media/image38.png"/><Relationship Id="rId85" Type="http://schemas.openxmlformats.org/officeDocument/2006/relationships/image" Target="media/image43.png"/><Relationship Id="rId12" Type="http://schemas.openxmlformats.org/officeDocument/2006/relationships/header" Target="header1.xml"/><Relationship Id="rId17" Type="http://schemas.openxmlformats.org/officeDocument/2006/relationships/image" Target="media/image2.jpeg"/><Relationship Id="rId33" Type="http://schemas.openxmlformats.org/officeDocument/2006/relationships/hyperlink" Target="http://www.investopedia.com/university/stockpicking/stockpicking6.asp" TargetMode="External"/><Relationship Id="rId38" Type="http://schemas.openxmlformats.org/officeDocument/2006/relationships/hyperlink" Target="http://www.investopedia.com/terms/u/utility.asp" TargetMode="External"/><Relationship Id="rId59" Type="http://schemas.openxmlformats.org/officeDocument/2006/relationships/image" Target="media/image24.png"/><Relationship Id="rId103" Type="http://schemas.openxmlformats.org/officeDocument/2006/relationships/header" Target="header3.xml"/><Relationship Id="rId108" Type="http://schemas.microsoft.com/office/2011/relationships/people" Target="people.xml"/><Relationship Id="rId54" Type="http://schemas.openxmlformats.org/officeDocument/2006/relationships/hyperlink" Target="http://www.wikinvest.com/stock/Intel_(INTC)" TargetMode="External"/><Relationship Id="rId70" Type="http://schemas.openxmlformats.org/officeDocument/2006/relationships/hyperlink" Target="http://en.wikipedia.org/wiki/File:RSIwiki.gif" TargetMode="External"/><Relationship Id="rId75" Type="http://schemas.openxmlformats.org/officeDocument/2006/relationships/image" Target="media/image34.png"/><Relationship Id="rId91" Type="http://schemas.openxmlformats.org/officeDocument/2006/relationships/hyperlink" Target="http://www.tradestation.com/" TargetMode="External"/><Relationship Id="rId96" Type="http://schemas.openxmlformats.org/officeDocument/2006/relationships/image" Target="media/image49.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en.wikipedia.org/wiki/Lehman_Brothers" TargetMode="External"/><Relationship Id="rId23" Type="http://schemas.openxmlformats.org/officeDocument/2006/relationships/image" Target="media/image8.png"/><Relationship Id="rId28" Type="http://schemas.openxmlformats.org/officeDocument/2006/relationships/image" Target="media/image10.png"/><Relationship Id="rId36" Type="http://schemas.openxmlformats.org/officeDocument/2006/relationships/hyperlink" Target="http://www.investopedia.com/terms/r/retainedearnings.asp" TargetMode="External"/><Relationship Id="rId49" Type="http://schemas.openxmlformats.org/officeDocument/2006/relationships/image" Target="media/image19.png"/><Relationship Id="rId57" Type="http://schemas.openxmlformats.org/officeDocument/2006/relationships/image" Target="media/image22.jpeg"/><Relationship Id="rId106" Type="http://schemas.openxmlformats.org/officeDocument/2006/relationships/footer" Target="footer2.xml"/><Relationship Id="rId10" Type="http://schemas.microsoft.com/office/2016/09/relationships/commentsIds" Target="commentsIds.xml"/><Relationship Id="rId31" Type="http://schemas.openxmlformats.org/officeDocument/2006/relationships/hyperlink" Target="http://www.investopedia.com/terms/f/fixed-incomesecurity.asp" TargetMode="External"/><Relationship Id="rId44" Type="http://schemas.openxmlformats.org/officeDocument/2006/relationships/image" Target="media/image14.png"/><Relationship Id="rId52" Type="http://schemas.openxmlformats.org/officeDocument/2006/relationships/hyperlink" Target="http://www.investopedia.com/terms/i/inthemoney.asp" TargetMode="External"/><Relationship Id="rId60" Type="http://schemas.openxmlformats.org/officeDocument/2006/relationships/hyperlink" Target="http://www.investopedia.com/terms/c/chartist.asp" TargetMode="External"/><Relationship Id="rId65" Type="http://schemas.openxmlformats.org/officeDocument/2006/relationships/image" Target="media/image27.png"/><Relationship Id="rId73" Type="http://schemas.openxmlformats.org/officeDocument/2006/relationships/image" Target="media/image32.png"/><Relationship Id="rId78" Type="http://schemas.openxmlformats.org/officeDocument/2006/relationships/image" Target="media/image36.png"/><Relationship Id="rId81" Type="http://schemas.openxmlformats.org/officeDocument/2006/relationships/image" Target="media/image39.png"/><Relationship Id="rId86" Type="http://schemas.openxmlformats.org/officeDocument/2006/relationships/image" Target="media/image44.png"/><Relationship Id="rId94" Type="http://schemas.openxmlformats.org/officeDocument/2006/relationships/image" Target="media/image48.jpeg"/><Relationship Id="rId99" Type="http://schemas.openxmlformats.org/officeDocument/2006/relationships/hyperlink" Target="http://www.bloomberg.com/" TargetMode="External"/><Relationship Id="rId101" Type="http://schemas.openxmlformats.org/officeDocument/2006/relationships/image" Target="media/image51.png"/><Relationship Id="rId4" Type="http://schemas.openxmlformats.org/officeDocument/2006/relationships/settings" Target="settings.xml"/><Relationship Id="rId9" Type="http://schemas.microsoft.com/office/2011/relationships/commentsExtended" Target="commentsExtended.xml"/><Relationship Id="rId13" Type="http://schemas.openxmlformats.org/officeDocument/2006/relationships/header" Target="header2.xml"/><Relationship Id="rId18" Type="http://schemas.openxmlformats.org/officeDocument/2006/relationships/image" Target="media/image3.jpeg"/><Relationship Id="rId39" Type="http://schemas.openxmlformats.org/officeDocument/2006/relationships/hyperlink" Target="http://www.investopedia.com/terms/d/dividendyield.asp" TargetMode="External"/><Relationship Id="rId109" Type="http://schemas.openxmlformats.org/officeDocument/2006/relationships/theme" Target="theme/theme1.xml"/><Relationship Id="rId34" Type="http://schemas.openxmlformats.org/officeDocument/2006/relationships/hyperlink" Target="http://www.investopedia.com/terms/d/dividend.asp" TargetMode="External"/><Relationship Id="rId50" Type="http://schemas.openxmlformats.org/officeDocument/2006/relationships/image" Target="media/image20.gif"/><Relationship Id="rId55" Type="http://schemas.openxmlformats.org/officeDocument/2006/relationships/hyperlink" Target="http://www.wikinvest.com/concept/Exchange_Traded_Fund_(ETF)" TargetMode="External"/><Relationship Id="rId76" Type="http://schemas.openxmlformats.org/officeDocument/2006/relationships/image" Target="media/image35.png"/><Relationship Id="rId97" Type="http://schemas.openxmlformats.org/officeDocument/2006/relationships/hyperlink" Target="http://www.smartmoney.com/map-of-the-market/?view=0&amp;showBranding=1" TargetMode="External"/><Relationship Id="rId104" Type="http://schemas.openxmlformats.org/officeDocument/2006/relationships/header" Target="header4.xml"/><Relationship Id="rId7" Type="http://schemas.openxmlformats.org/officeDocument/2006/relationships/endnotes" Target="endnotes.xml"/><Relationship Id="rId71" Type="http://schemas.openxmlformats.org/officeDocument/2006/relationships/image" Target="media/image30.png"/><Relationship Id="rId92" Type="http://schemas.openxmlformats.org/officeDocument/2006/relationships/image" Target="media/image47.jpeg"/><Relationship Id="rId2" Type="http://schemas.openxmlformats.org/officeDocument/2006/relationships/numbering" Target="numbering.xml"/><Relationship Id="rId29" Type="http://schemas.openxmlformats.org/officeDocument/2006/relationships/image" Target="media/image11.png"/><Relationship Id="rId24" Type="http://schemas.openxmlformats.org/officeDocument/2006/relationships/image" Target="media/image9.png"/><Relationship Id="rId40" Type="http://schemas.openxmlformats.org/officeDocument/2006/relationships/hyperlink" Target="http://www.investopedia.com/terms/s/sp500.asp" TargetMode="External"/><Relationship Id="rId45" Type="http://schemas.openxmlformats.org/officeDocument/2006/relationships/image" Target="media/image15.png"/><Relationship Id="rId66" Type="http://schemas.openxmlformats.org/officeDocument/2006/relationships/hyperlink" Target="http://www.investopedia.com/terms/m/macd.asp" TargetMode="External"/><Relationship Id="rId87" Type="http://schemas.openxmlformats.org/officeDocument/2006/relationships/image" Target="media/image45.jpeg"/><Relationship Id="rId61" Type="http://schemas.openxmlformats.org/officeDocument/2006/relationships/hyperlink" Target="http://saxangle.com/2011/07/support-resistance/support-resistance-2/" TargetMode="External"/><Relationship Id="rId82" Type="http://schemas.openxmlformats.org/officeDocument/2006/relationships/image" Target="media/image40.png"/><Relationship Id="rId19" Type="http://schemas.openxmlformats.org/officeDocument/2006/relationships/image" Target="media/image4.png"/><Relationship Id="rId14" Type="http://schemas.openxmlformats.org/officeDocument/2006/relationships/hyperlink" Target="http://en.wikipedia.org/wiki/Yuppie" TargetMode="External"/><Relationship Id="rId30" Type="http://schemas.openxmlformats.org/officeDocument/2006/relationships/hyperlink" Target="http://www.investopedia.com/university/stockpicking/stockpicking6.asp" TargetMode="External"/><Relationship Id="rId35" Type="http://schemas.openxmlformats.org/officeDocument/2006/relationships/hyperlink" Target="http://www.investopedia.com/university/stockpicking/stockpicking6.asp" TargetMode="External"/><Relationship Id="rId56" Type="http://schemas.openxmlformats.org/officeDocument/2006/relationships/hyperlink" Target="http://www.wikinvest.com/wiki/Index" TargetMode="External"/><Relationship Id="rId77" Type="http://schemas.openxmlformats.org/officeDocument/2006/relationships/hyperlink" Target="http://www.sec.gov" TargetMode="External"/><Relationship Id="rId100" Type="http://schemas.openxmlformats.org/officeDocument/2006/relationships/hyperlink" Target="http://saxangle.com/investors-tool-kit/rss-3/" TargetMode="External"/><Relationship Id="rId105" Type="http://schemas.openxmlformats.org/officeDocument/2006/relationships/footer" Target="footer1.xml"/><Relationship Id="rId8" Type="http://schemas.openxmlformats.org/officeDocument/2006/relationships/comments" Target="comments.xml"/><Relationship Id="rId51" Type="http://schemas.openxmlformats.org/officeDocument/2006/relationships/hyperlink" Target="http://www.investopedia.com/terms/o/outofthemoney.asp" TargetMode="External"/><Relationship Id="rId72" Type="http://schemas.openxmlformats.org/officeDocument/2006/relationships/image" Target="media/image31.png"/><Relationship Id="rId93" Type="http://schemas.openxmlformats.org/officeDocument/2006/relationships/hyperlink" Target="http://www.theflyonthewall.com/" TargetMode="External"/><Relationship Id="rId98" Type="http://schemas.openxmlformats.org/officeDocument/2006/relationships/image" Target="media/image50.jpeg"/><Relationship Id="rId3" Type="http://schemas.openxmlformats.org/officeDocument/2006/relationships/styles" Target="styles.xml"/><Relationship Id="rId25" Type="http://schemas.openxmlformats.org/officeDocument/2006/relationships/hyperlink" Target="http://www.investopedia.com/university/stockpicking/stockpicking3.asp" TargetMode="External"/><Relationship Id="rId46" Type="http://schemas.openxmlformats.org/officeDocument/2006/relationships/image" Target="media/image16.png"/><Relationship Id="rId67" Type="http://schemas.openxmlformats.org/officeDocument/2006/relationships/image" Target="media/image28.png"/><Relationship Id="rId20" Type="http://schemas.openxmlformats.org/officeDocument/2006/relationships/image" Target="media/image5.png"/><Relationship Id="rId41" Type="http://schemas.openxmlformats.org/officeDocument/2006/relationships/hyperlink" Target="http://www.investopedia.com/terms/d/dividendpolicy.asp" TargetMode="External"/><Relationship Id="rId62" Type="http://schemas.openxmlformats.org/officeDocument/2006/relationships/image" Target="media/image25.png"/><Relationship Id="rId83" Type="http://schemas.openxmlformats.org/officeDocument/2006/relationships/image" Target="media/image41.png"/><Relationship Id="rId88" Type="http://schemas.openxmlformats.org/officeDocument/2006/relationships/hyperlink" Target="http://www.washingtonservice.com/" TargetMode="External"/></Relationships>
</file>

<file path=word/_rels/footnotes.xml.rels><?xml version="1.0" encoding="UTF-8" standalone="yes"?>
<Relationships xmlns="http://schemas.openxmlformats.org/package/2006/relationships"><Relationship Id="rId3" Type="http://schemas.openxmlformats.org/officeDocument/2006/relationships/hyperlink" Target="http://www.investopedia.com/terms/s/softdollars.asp" TargetMode="External"/><Relationship Id="rId2" Type="http://schemas.openxmlformats.org/officeDocument/2006/relationships/hyperlink" Target="http://www.investopedia.com/terms/s/softdollars.asp" TargetMode="External"/><Relationship Id="rId1" Type="http://schemas.openxmlformats.org/officeDocument/2006/relationships/hyperlink" Target="http://www.investopedia.com/terms/s/softdollars.asp" TargetMode="External"/><Relationship Id="rId5" Type="http://schemas.openxmlformats.org/officeDocument/2006/relationships/hyperlink" Target="http://www.thismatter.com" TargetMode="External"/><Relationship Id="rId4" Type="http://schemas.openxmlformats.org/officeDocument/2006/relationships/hyperlink" Target="http://www.moneychimp.com/features/market_cagr.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000B7B6-8F5A-DC46-90BA-B9DB2174C1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115</Pages>
  <Words>39010</Words>
  <Characters>183739</Characters>
  <Application>Microsoft Office Word</Application>
  <DocSecurity>0</DocSecurity>
  <Lines>3466</Lines>
  <Paragraphs>828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221921</CharactersWithSpaces>
  <SharedDoc>false</SharedDoc>
  <HLinks>
    <vt:vector size="576" baseType="variant">
      <vt:variant>
        <vt:i4>2424874</vt:i4>
      </vt:variant>
      <vt:variant>
        <vt:i4>414</vt:i4>
      </vt:variant>
      <vt:variant>
        <vt:i4>0</vt:i4>
      </vt:variant>
      <vt:variant>
        <vt:i4>5</vt:i4>
      </vt:variant>
      <vt:variant>
        <vt:lpwstr>http://www.etfchannel.com/</vt:lpwstr>
      </vt:variant>
      <vt:variant>
        <vt:lpwstr/>
      </vt:variant>
      <vt:variant>
        <vt:i4>4325492</vt:i4>
      </vt:variant>
      <vt:variant>
        <vt:i4>408</vt:i4>
      </vt:variant>
      <vt:variant>
        <vt:i4>0</vt:i4>
      </vt:variant>
      <vt:variant>
        <vt:i4>5</vt:i4>
      </vt:variant>
      <vt:variant>
        <vt:lpwstr>http://saxangle.com/investors-tool-kit/rss-3/</vt:lpwstr>
      </vt:variant>
      <vt:variant>
        <vt:lpwstr/>
      </vt:variant>
      <vt:variant>
        <vt:i4>4653101</vt:i4>
      </vt:variant>
      <vt:variant>
        <vt:i4>405</vt:i4>
      </vt:variant>
      <vt:variant>
        <vt:i4>0</vt:i4>
      </vt:variant>
      <vt:variant>
        <vt:i4>5</vt:i4>
      </vt:variant>
      <vt:variant>
        <vt:lpwstr>http://www.bloomberg.com/</vt:lpwstr>
      </vt:variant>
      <vt:variant>
        <vt:lpwstr/>
      </vt:variant>
      <vt:variant>
        <vt:i4>7536742</vt:i4>
      </vt:variant>
      <vt:variant>
        <vt:i4>399</vt:i4>
      </vt:variant>
      <vt:variant>
        <vt:i4>0</vt:i4>
      </vt:variant>
      <vt:variant>
        <vt:i4>5</vt:i4>
      </vt:variant>
      <vt:variant>
        <vt:lpwstr>http://www.smartmoney.com/map-of-the-market/?view=0&amp;showBranding=1</vt:lpwstr>
      </vt:variant>
      <vt:variant>
        <vt:lpwstr/>
      </vt:variant>
      <vt:variant>
        <vt:i4>4325441</vt:i4>
      </vt:variant>
      <vt:variant>
        <vt:i4>393</vt:i4>
      </vt:variant>
      <vt:variant>
        <vt:i4>0</vt:i4>
      </vt:variant>
      <vt:variant>
        <vt:i4>5</vt:i4>
      </vt:variant>
      <vt:variant>
        <vt:lpwstr>http://www.valuepro.net/</vt:lpwstr>
      </vt:variant>
      <vt:variant>
        <vt:lpwstr/>
      </vt:variant>
      <vt:variant>
        <vt:i4>2818132</vt:i4>
      </vt:variant>
      <vt:variant>
        <vt:i4>387</vt:i4>
      </vt:variant>
      <vt:variant>
        <vt:i4>0</vt:i4>
      </vt:variant>
      <vt:variant>
        <vt:i4>5</vt:i4>
      </vt:variant>
      <vt:variant>
        <vt:lpwstr>http://www.theflyonthewall.com/</vt:lpwstr>
      </vt:variant>
      <vt:variant>
        <vt:lpwstr/>
      </vt:variant>
      <vt:variant>
        <vt:i4>5898333</vt:i4>
      </vt:variant>
      <vt:variant>
        <vt:i4>381</vt:i4>
      </vt:variant>
      <vt:variant>
        <vt:i4>0</vt:i4>
      </vt:variant>
      <vt:variant>
        <vt:i4>5</vt:i4>
      </vt:variant>
      <vt:variant>
        <vt:lpwstr>http://www.tradestation.com/</vt:lpwstr>
      </vt:variant>
      <vt:variant>
        <vt:lpwstr/>
      </vt:variant>
      <vt:variant>
        <vt:i4>6553644</vt:i4>
      </vt:variant>
      <vt:variant>
        <vt:i4>375</vt:i4>
      </vt:variant>
      <vt:variant>
        <vt:i4>0</vt:i4>
      </vt:variant>
      <vt:variant>
        <vt:i4>5</vt:i4>
      </vt:variant>
      <vt:variant>
        <vt:lpwstr>http://www.briefing.comce.com/</vt:lpwstr>
      </vt:variant>
      <vt:variant>
        <vt:lpwstr/>
      </vt:variant>
      <vt:variant>
        <vt:i4>5046323</vt:i4>
      </vt:variant>
      <vt:variant>
        <vt:i4>372</vt:i4>
      </vt:variant>
      <vt:variant>
        <vt:i4>0</vt:i4>
      </vt:variant>
      <vt:variant>
        <vt:i4>5</vt:i4>
      </vt:variant>
      <vt:variant>
        <vt:lpwstr>http://www.washingtonservice.com/</vt:lpwstr>
      </vt:variant>
      <vt:variant>
        <vt:lpwstr/>
      </vt:variant>
      <vt:variant>
        <vt:i4>4849725</vt:i4>
      </vt:variant>
      <vt:variant>
        <vt:i4>360</vt:i4>
      </vt:variant>
      <vt:variant>
        <vt:i4>0</vt:i4>
      </vt:variant>
      <vt:variant>
        <vt:i4>5</vt:i4>
      </vt:variant>
      <vt:variant>
        <vt:lpwstr>http://www.wikinvest.com/wiki/Stock_Symbol</vt:lpwstr>
      </vt:variant>
      <vt:variant>
        <vt:lpwstr/>
      </vt:variant>
      <vt:variant>
        <vt:i4>5636127</vt:i4>
      </vt:variant>
      <vt:variant>
        <vt:i4>339</vt:i4>
      </vt:variant>
      <vt:variant>
        <vt:i4>0</vt:i4>
      </vt:variant>
      <vt:variant>
        <vt:i4>5</vt:i4>
      </vt:variant>
      <vt:variant>
        <vt:lpwstr>http://www.investopedia.com/terms/m/macd.asp</vt:lpwstr>
      </vt:variant>
      <vt:variant>
        <vt:lpwstr/>
      </vt:variant>
      <vt:variant>
        <vt:i4>5505050</vt:i4>
      </vt:variant>
      <vt:variant>
        <vt:i4>327</vt:i4>
      </vt:variant>
      <vt:variant>
        <vt:i4>0</vt:i4>
      </vt:variant>
      <vt:variant>
        <vt:i4>5</vt:i4>
      </vt:variant>
      <vt:variant>
        <vt:lpwstr>http://www.investopedia.com/terms/c/chartist.asp</vt:lpwstr>
      </vt:variant>
      <vt:variant>
        <vt:lpwstr/>
      </vt:variant>
      <vt:variant>
        <vt:i4>3080295</vt:i4>
      </vt:variant>
      <vt:variant>
        <vt:i4>309</vt:i4>
      </vt:variant>
      <vt:variant>
        <vt:i4>0</vt:i4>
      </vt:variant>
      <vt:variant>
        <vt:i4>5</vt:i4>
      </vt:variant>
      <vt:variant>
        <vt:lpwstr>http://www.investopedia.com/terms/i/inthemoney.asp</vt:lpwstr>
      </vt:variant>
      <vt:variant>
        <vt:lpwstr/>
      </vt:variant>
      <vt:variant>
        <vt:i4>1966128</vt:i4>
      </vt:variant>
      <vt:variant>
        <vt:i4>306</vt:i4>
      </vt:variant>
      <vt:variant>
        <vt:i4>0</vt:i4>
      </vt:variant>
      <vt:variant>
        <vt:i4>5</vt:i4>
      </vt:variant>
      <vt:variant>
        <vt:lpwstr>http://www.investopedia.com/terms/o/outofthemoney.asp</vt:lpwstr>
      </vt:variant>
      <vt:variant>
        <vt:lpwstr/>
      </vt:variant>
      <vt:variant>
        <vt:i4>4718636</vt:i4>
      </vt:variant>
      <vt:variant>
        <vt:i4>291</vt:i4>
      </vt:variant>
      <vt:variant>
        <vt:i4>0</vt:i4>
      </vt:variant>
      <vt:variant>
        <vt:i4>5</vt:i4>
      </vt:variant>
      <vt:variant>
        <vt:lpwstr>http://www.amazon.com/Market-Wizards-Interviews-Top-Traders/dp/1592802974</vt:lpwstr>
      </vt:variant>
      <vt:variant>
        <vt:lpwstr/>
      </vt:variant>
      <vt:variant>
        <vt:i4>3407977</vt:i4>
      </vt:variant>
      <vt:variant>
        <vt:i4>288</vt:i4>
      </vt:variant>
      <vt:variant>
        <vt:i4>0</vt:i4>
      </vt:variant>
      <vt:variant>
        <vt:i4>5</vt:i4>
      </vt:variant>
      <vt:variant>
        <vt:lpwstr>http://saxangle.com/wp-content/uploads/2011/06/just-say-no.bmp</vt:lpwstr>
      </vt:variant>
      <vt:variant>
        <vt:lpwstr/>
      </vt:variant>
      <vt:variant>
        <vt:i4>3407977</vt:i4>
      </vt:variant>
      <vt:variant>
        <vt:i4>282</vt:i4>
      </vt:variant>
      <vt:variant>
        <vt:i4>0</vt:i4>
      </vt:variant>
      <vt:variant>
        <vt:i4>5</vt:i4>
      </vt:variant>
      <vt:variant>
        <vt:lpwstr>http://saxangle.com/wp-content/uploads/2011/06/just-say-no.bmp</vt:lpwstr>
      </vt:variant>
      <vt:variant>
        <vt:lpwstr/>
      </vt:variant>
      <vt:variant>
        <vt:i4>6226041</vt:i4>
      </vt:variant>
      <vt:variant>
        <vt:i4>279</vt:i4>
      </vt:variant>
      <vt:variant>
        <vt:i4>0</vt:i4>
      </vt:variant>
      <vt:variant>
        <vt:i4>5</vt:i4>
      </vt:variant>
      <vt:variant>
        <vt:lpwstr>http://saxangle.com/wp-content/uploads/2011/06/tug-of-war.jpg</vt:lpwstr>
      </vt:variant>
      <vt:variant>
        <vt:lpwstr/>
      </vt:variant>
      <vt:variant>
        <vt:i4>6226041</vt:i4>
      </vt:variant>
      <vt:variant>
        <vt:i4>273</vt:i4>
      </vt:variant>
      <vt:variant>
        <vt:i4>0</vt:i4>
      </vt:variant>
      <vt:variant>
        <vt:i4>5</vt:i4>
      </vt:variant>
      <vt:variant>
        <vt:lpwstr>http://saxangle.com/wp-content/uploads/2011/06/tug-of-war.jpg</vt:lpwstr>
      </vt:variant>
      <vt:variant>
        <vt:lpwstr/>
      </vt:variant>
      <vt:variant>
        <vt:i4>2031623</vt:i4>
      </vt:variant>
      <vt:variant>
        <vt:i4>264</vt:i4>
      </vt:variant>
      <vt:variant>
        <vt:i4>0</vt:i4>
      </vt:variant>
      <vt:variant>
        <vt:i4>5</vt:i4>
      </vt:variant>
      <vt:variant>
        <vt:lpwstr>http://saxangle.com/help-menu-aka-the-investment-survival-guide/technical-analysis-that-works/apple-mar-8th/</vt:lpwstr>
      </vt:variant>
      <vt:variant>
        <vt:lpwstr/>
      </vt:variant>
      <vt:variant>
        <vt:i4>126</vt:i4>
      </vt:variant>
      <vt:variant>
        <vt:i4>258</vt:i4>
      </vt:variant>
      <vt:variant>
        <vt:i4>0</vt:i4>
      </vt:variant>
      <vt:variant>
        <vt:i4>5</vt:i4>
      </vt:variant>
      <vt:variant>
        <vt:lpwstr>http://saxangle.com/help-menu-aka-the-investment-survival-guide/technical-analysis-that-works/apple-breakout/</vt:lpwstr>
      </vt:variant>
      <vt:variant>
        <vt:lpwstr/>
      </vt:variant>
      <vt:variant>
        <vt:i4>458787</vt:i4>
      </vt:variant>
      <vt:variant>
        <vt:i4>252</vt:i4>
      </vt:variant>
      <vt:variant>
        <vt:i4>0</vt:i4>
      </vt:variant>
      <vt:variant>
        <vt:i4>5</vt:i4>
      </vt:variant>
      <vt:variant>
        <vt:lpwstr>http://en.wikipedia.org/wiki/File:RSIwiki.gif</vt:lpwstr>
      </vt:variant>
      <vt:variant>
        <vt:lpwstr/>
      </vt:variant>
      <vt:variant>
        <vt:i4>458787</vt:i4>
      </vt:variant>
      <vt:variant>
        <vt:i4>246</vt:i4>
      </vt:variant>
      <vt:variant>
        <vt:i4>0</vt:i4>
      </vt:variant>
      <vt:variant>
        <vt:i4>5</vt:i4>
      </vt:variant>
      <vt:variant>
        <vt:lpwstr>http://en.wikipedia.org/wiki/File:RSIwiki.gif</vt:lpwstr>
      </vt:variant>
      <vt:variant>
        <vt:lpwstr/>
      </vt:variant>
      <vt:variant>
        <vt:i4>2424906</vt:i4>
      </vt:variant>
      <vt:variant>
        <vt:i4>240</vt:i4>
      </vt:variant>
      <vt:variant>
        <vt:i4>0</vt:i4>
      </vt:variant>
      <vt:variant>
        <vt:i4>5</vt:i4>
      </vt:variant>
      <vt:variant>
        <vt:lpwstr>http://saxangle.com/help-menu-aka-the-investment-survival-guide/technical-analysis-that-works/hidden-bullish-divergence-blue-2/</vt:lpwstr>
      </vt:variant>
      <vt:variant>
        <vt:lpwstr/>
      </vt:variant>
      <vt:variant>
        <vt:i4>7274552</vt:i4>
      </vt:variant>
      <vt:variant>
        <vt:i4>237</vt:i4>
      </vt:variant>
      <vt:variant>
        <vt:i4>0</vt:i4>
      </vt:variant>
      <vt:variant>
        <vt:i4>5</vt:i4>
      </vt:variant>
      <vt:variant>
        <vt:lpwstr>http://saxangle.com/2011/07/support-resistance/moving-average/</vt:lpwstr>
      </vt:variant>
      <vt:variant>
        <vt:lpwstr/>
      </vt:variant>
      <vt:variant>
        <vt:i4>7274552</vt:i4>
      </vt:variant>
      <vt:variant>
        <vt:i4>231</vt:i4>
      </vt:variant>
      <vt:variant>
        <vt:i4>0</vt:i4>
      </vt:variant>
      <vt:variant>
        <vt:i4>5</vt:i4>
      </vt:variant>
      <vt:variant>
        <vt:lpwstr>http://saxangle.com/2011/07/support-resistance/moving-average/</vt:lpwstr>
      </vt:variant>
      <vt:variant>
        <vt:lpwstr/>
      </vt:variant>
      <vt:variant>
        <vt:i4>1310721</vt:i4>
      </vt:variant>
      <vt:variant>
        <vt:i4>228</vt:i4>
      </vt:variant>
      <vt:variant>
        <vt:i4>0</vt:i4>
      </vt:variant>
      <vt:variant>
        <vt:i4>5</vt:i4>
      </vt:variant>
      <vt:variant>
        <vt:lpwstr>http://saxangle.com/2011/07/support-resistance/support-and-resistance-2/</vt:lpwstr>
      </vt:variant>
      <vt:variant>
        <vt:lpwstr/>
      </vt:variant>
      <vt:variant>
        <vt:i4>1310721</vt:i4>
      </vt:variant>
      <vt:variant>
        <vt:i4>222</vt:i4>
      </vt:variant>
      <vt:variant>
        <vt:i4>0</vt:i4>
      </vt:variant>
      <vt:variant>
        <vt:i4>5</vt:i4>
      </vt:variant>
      <vt:variant>
        <vt:lpwstr>http://saxangle.com/2011/07/support-resistance/support-and-resistance-2/</vt:lpwstr>
      </vt:variant>
      <vt:variant>
        <vt:lpwstr/>
      </vt:variant>
      <vt:variant>
        <vt:i4>1114178</vt:i4>
      </vt:variant>
      <vt:variant>
        <vt:i4>216</vt:i4>
      </vt:variant>
      <vt:variant>
        <vt:i4>0</vt:i4>
      </vt:variant>
      <vt:variant>
        <vt:i4>5</vt:i4>
      </vt:variant>
      <vt:variant>
        <vt:lpwstr>http://saxangle.com/2011/07/support-resistance/support-resistance-2/</vt:lpwstr>
      </vt:variant>
      <vt:variant>
        <vt:lpwstr/>
      </vt:variant>
      <vt:variant>
        <vt:i4>5046326</vt:i4>
      </vt:variant>
      <vt:variant>
        <vt:i4>207</vt:i4>
      </vt:variant>
      <vt:variant>
        <vt:i4>0</vt:i4>
      </vt:variant>
      <vt:variant>
        <vt:i4>5</vt:i4>
      </vt:variant>
      <vt:variant>
        <vt:lpwstr>http://www.berkshirehathaway.com/</vt:lpwstr>
      </vt:variant>
      <vt:variant>
        <vt:lpwstr/>
      </vt:variant>
      <vt:variant>
        <vt:i4>524383</vt:i4>
      </vt:variant>
      <vt:variant>
        <vt:i4>201</vt:i4>
      </vt:variant>
      <vt:variant>
        <vt:i4>0</vt:i4>
      </vt:variant>
      <vt:variant>
        <vt:i4>5</vt:i4>
      </vt:variant>
      <vt:variant>
        <vt:lpwstr>http://en.wikipedia.org/wiki/People%27s_Republic_of_China</vt:lpwstr>
      </vt:variant>
      <vt:variant>
        <vt:lpwstr/>
      </vt:variant>
      <vt:variant>
        <vt:i4>7536690</vt:i4>
      </vt:variant>
      <vt:variant>
        <vt:i4>198</vt:i4>
      </vt:variant>
      <vt:variant>
        <vt:i4>0</vt:i4>
      </vt:variant>
      <vt:variant>
        <vt:i4>5</vt:i4>
      </vt:variant>
      <vt:variant>
        <vt:lpwstr>http://en.wikipedia.org/wiki/India</vt:lpwstr>
      </vt:variant>
      <vt:variant>
        <vt:lpwstr/>
      </vt:variant>
      <vt:variant>
        <vt:i4>7798866</vt:i4>
      </vt:variant>
      <vt:variant>
        <vt:i4>195</vt:i4>
      </vt:variant>
      <vt:variant>
        <vt:i4>0</vt:i4>
      </vt:variant>
      <vt:variant>
        <vt:i4>5</vt:i4>
      </vt:variant>
      <vt:variant>
        <vt:lpwstr>http://en.wikipedia.org/wiki/Russia</vt:lpwstr>
      </vt:variant>
      <vt:variant>
        <vt:lpwstr/>
      </vt:variant>
      <vt:variant>
        <vt:i4>7667793</vt:i4>
      </vt:variant>
      <vt:variant>
        <vt:i4>192</vt:i4>
      </vt:variant>
      <vt:variant>
        <vt:i4>0</vt:i4>
      </vt:variant>
      <vt:variant>
        <vt:i4>5</vt:i4>
      </vt:variant>
      <vt:variant>
        <vt:lpwstr>http://en.wikipedia.org/wiki/Brazil</vt:lpwstr>
      </vt:variant>
      <vt:variant>
        <vt:lpwstr/>
      </vt:variant>
      <vt:variant>
        <vt:i4>1310756</vt:i4>
      </vt:variant>
      <vt:variant>
        <vt:i4>189</vt:i4>
      </vt:variant>
      <vt:variant>
        <vt:i4>0</vt:i4>
      </vt:variant>
      <vt:variant>
        <vt:i4>5</vt:i4>
      </vt:variant>
      <vt:variant>
        <vt:lpwstr>http://en.wikipedia.org/wiki/BRIC</vt:lpwstr>
      </vt:variant>
      <vt:variant>
        <vt:lpwstr/>
      </vt:variant>
      <vt:variant>
        <vt:i4>1048620</vt:i4>
      </vt:variant>
      <vt:variant>
        <vt:i4>186</vt:i4>
      </vt:variant>
      <vt:variant>
        <vt:i4>0</vt:i4>
      </vt:variant>
      <vt:variant>
        <vt:i4>5</vt:i4>
      </vt:variant>
      <vt:variant>
        <vt:lpwstr>http://www.investopedia.com/terms/w/worldbank.asp</vt:lpwstr>
      </vt:variant>
      <vt:variant>
        <vt:lpwstr/>
      </vt:variant>
      <vt:variant>
        <vt:i4>7602229</vt:i4>
      </vt:variant>
      <vt:variant>
        <vt:i4>183</vt:i4>
      </vt:variant>
      <vt:variant>
        <vt:i4>0</vt:i4>
      </vt:variant>
      <vt:variant>
        <vt:i4>5</vt:i4>
      </vt:variant>
      <vt:variant>
        <vt:lpwstr>http://www.investopedia.com/articles/03/073003.asp</vt:lpwstr>
      </vt:variant>
      <vt:variant>
        <vt:lpwstr/>
      </vt:variant>
      <vt:variant>
        <vt:i4>1048634</vt:i4>
      </vt:variant>
      <vt:variant>
        <vt:i4>180</vt:i4>
      </vt:variant>
      <vt:variant>
        <vt:i4>0</vt:i4>
      </vt:variant>
      <vt:variant>
        <vt:i4>5</vt:i4>
      </vt:variant>
      <vt:variant>
        <vt:lpwstr>http://www.investopedia.com/terms/e/emergingmarketeconomy.asp</vt:lpwstr>
      </vt:variant>
      <vt:variant>
        <vt:lpwstr/>
      </vt:variant>
      <vt:variant>
        <vt:i4>8257614</vt:i4>
      </vt:variant>
      <vt:variant>
        <vt:i4>177</vt:i4>
      </vt:variant>
      <vt:variant>
        <vt:i4>0</vt:i4>
      </vt:variant>
      <vt:variant>
        <vt:i4>5</vt:i4>
      </vt:variant>
      <vt:variant>
        <vt:lpwstr>http://www.wikinvest.com/wiki/Index</vt:lpwstr>
      </vt:variant>
      <vt:variant>
        <vt:lpwstr/>
      </vt:variant>
      <vt:variant>
        <vt:i4>2293816</vt:i4>
      </vt:variant>
      <vt:variant>
        <vt:i4>174</vt:i4>
      </vt:variant>
      <vt:variant>
        <vt:i4>0</vt:i4>
      </vt:variant>
      <vt:variant>
        <vt:i4>5</vt:i4>
      </vt:variant>
      <vt:variant>
        <vt:lpwstr>http://www.wikinvest.com/concept/Exchange_Traded_Fund_(ETF)</vt:lpwstr>
      </vt:variant>
      <vt:variant>
        <vt:lpwstr/>
      </vt:variant>
      <vt:variant>
        <vt:i4>6619235</vt:i4>
      </vt:variant>
      <vt:variant>
        <vt:i4>171</vt:i4>
      </vt:variant>
      <vt:variant>
        <vt:i4>0</vt:i4>
      </vt:variant>
      <vt:variant>
        <vt:i4>5</vt:i4>
      </vt:variant>
      <vt:variant>
        <vt:lpwstr>http://www.wikinvest.com/stock/Intel_(INTC)</vt:lpwstr>
      </vt:variant>
      <vt:variant>
        <vt:lpwstr/>
      </vt:variant>
      <vt:variant>
        <vt:i4>1703983</vt:i4>
      </vt:variant>
      <vt:variant>
        <vt:i4>162</vt:i4>
      </vt:variant>
      <vt:variant>
        <vt:i4>0</vt:i4>
      </vt:variant>
      <vt:variant>
        <vt:i4>5</vt:i4>
      </vt:variant>
      <vt:variant>
        <vt:lpwstr>http://www.investopedia.com/terms/s/shortsale.asp</vt:lpwstr>
      </vt:variant>
      <vt:variant>
        <vt:lpwstr/>
      </vt:variant>
      <vt:variant>
        <vt:i4>2293816</vt:i4>
      </vt:variant>
      <vt:variant>
        <vt:i4>153</vt:i4>
      </vt:variant>
      <vt:variant>
        <vt:i4>0</vt:i4>
      </vt:variant>
      <vt:variant>
        <vt:i4>5</vt:i4>
      </vt:variant>
      <vt:variant>
        <vt:lpwstr>http://www.wikinvest.com/concept/Exchange_Traded_Fund_(ETF)</vt:lpwstr>
      </vt:variant>
      <vt:variant>
        <vt:lpwstr/>
      </vt:variant>
      <vt:variant>
        <vt:i4>852011</vt:i4>
      </vt:variant>
      <vt:variant>
        <vt:i4>144</vt:i4>
      </vt:variant>
      <vt:variant>
        <vt:i4>0</vt:i4>
      </vt:variant>
      <vt:variant>
        <vt:i4>5</vt:i4>
      </vt:variant>
      <vt:variant>
        <vt:lpwstr>http://www.zacks.com/commentary/8220/What+is+Growth+and+Income+Exactly%3F</vt:lpwstr>
      </vt:variant>
      <vt:variant>
        <vt:lpwstr/>
      </vt:variant>
      <vt:variant>
        <vt:i4>2949247</vt:i4>
      </vt:variant>
      <vt:variant>
        <vt:i4>141</vt:i4>
      </vt:variant>
      <vt:variant>
        <vt:i4>0</vt:i4>
      </vt:variant>
      <vt:variant>
        <vt:i4>5</vt:i4>
      </vt:variant>
      <vt:variant>
        <vt:lpwstr>http://www.investopedia.com/terms/d/dividendpolicy.asp</vt:lpwstr>
      </vt:variant>
      <vt:variant>
        <vt:lpwstr/>
      </vt:variant>
      <vt:variant>
        <vt:i4>5439539</vt:i4>
      </vt:variant>
      <vt:variant>
        <vt:i4>138</vt:i4>
      </vt:variant>
      <vt:variant>
        <vt:i4>0</vt:i4>
      </vt:variant>
      <vt:variant>
        <vt:i4>5</vt:i4>
      </vt:variant>
      <vt:variant>
        <vt:lpwstr>http://www.investopedia.com/university/stockpicking/stockpicking6.asp</vt:lpwstr>
      </vt:variant>
      <vt:variant>
        <vt:lpwstr/>
      </vt:variant>
      <vt:variant>
        <vt:i4>6225973</vt:i4>
      </vt:variant>
      <vt:variant>
        <vt:i4>135</vt:i4>
      </vt:variant>
      <vt:variant>
        <vt:i4>0</vt:i4>
      </vt:variant>
      <vt:variant>
        <vt:i4>5</vt:i4>
      </vt:variant>
      <vt:variant>
        <vt:lpwstr>http://www.investopedia.com/terms/s/sp500.asp</vt:lpwstr>
      </vt:variant>
      <vt:variant>
        <vt:lpwstr/>
      </vt:variant>
      <vt:variant>
        <vt:i4>1769524</vt:i4>
      </vt:variant>
      <vt:variant>
        <vt:i4>132</vt:i4>
      </vt:variant>
      <vt:variant>
        <vt:i4>0</vt:i4>
      </vt:variant>
      <vt:variant>
        <vt:i4>5</vt:i4>
      </vt:variant>
      <vt:variant>
        <vt:lpwstr>http://www.investopedia.com/terms/d/dividendyield.asp</vt:lpwstr>
      </vt:variant>
      <vt:variant>
        <vt:lpwstr/>
      </vt:variant>
      <vt:variant>
        <vt:i4>7995447</vt:i4>
      </vt:variant>
      <vt:variant>
        <vt:i4>129</vt:i4>
      </vt:variant>
      <vt:variant>
        <vt:i4>0</vt:i4>
      </vt:variant>
      <vt:variant>
        <vt:i4>5</vt:i4>
      </vt:variant>
      <vt:variant>
        <vt:lpwstr>http://www.investopedia.com/articles/02/010902.asp</vt:lpwstr>
      </vt:variant>
      <vt:variant>
        <vt:lpwstr/>
      </vt:variant>
      <vt:variant>
        <vt:i4>7536713</vt:i4>
      </vt:variant>
      <vt:variant>
        <vt:i4>126</vt:i4>
      </vt:variant>
      <vt:variant>
        <vt:i4>0</vt:i4>
      </vt:variant>
      <vt:variant>
        <vt:i4>5</vt:i4>
      </vt:variant>
      <vt:variant>
        <vt:lpwstr>http://www.investopedia.com/terms/u/utility.asp</vt:lpwstr>
      </vt:variant>
      <vt:variant>
        <vt:lpwstr/>
      </vt:variant>
      <vt:variant>
        <vt:i4>4522009</vt:i4>
      </vt:variant>
      <vt:variant>
        <vt:i4>123</vt:i4>
      </vt:variant>
      <vt:variant>
        <vt:i4>0</vt:i4>
      </vt:variant>
      <vt:variant>
        <vt:i4>5</vt:i4>
      </vt:variant>
      <vt:variant>
        <vt:lpwstr>http://www.investopedia.com/terms/i/industry.asp</vt:lpwstr>
      </vt:variant>
      <vt:variant>
        <vt:lpwstr/>
      </vt:variant>
      <vt:variant>
        <vt:i4>5177373</vt:i4>
      </vt:variant>
      <vt:variant>
        <vt:i4>120</vt:i4>
      </vt:variant>
      <vt:variant>
        <vt:i4>0</vt:i4>
      </vt:variant>
      <vt:variant>
        <vt:i4>5</vt:i4>
      </vt:variant>
      <vt:variant>
        <vt:lpwstr>http://www.investopedia.com/terms/r/retainedearnings.asp</vt:lpwstr>
      </vt:variant>
      <vt:variant>
        <vt:lpwstr/>
      </vt:variant>
      <vt:variant>
        <vt:i4>5439539</vt:i4>
      </vt:variant>
      <vt:variant>
        <vt:i4>117</vt:i4>
      </vt:variant>
      <vt:variant>
        <vt:i4>0</vt:i4>
      </vt:variant>
      <vt:variant>
        <vt:i4>5</vt:i4>
      </vt:variant>
      <vt:variant>
        <vt:lpwstr>http://www.investopedia.com/university/stockpicking/stockpicking6.asp</vt:lpwstr>
      </vt:variant>
      <vt:variant>
        <vt:lpwstr/>
      </vt:variant>
      <vt:variant>
        <vt:i4>5373952</vt:i4>
      </vt:variant>
      <vt:variant>
        <vt:i4>114</vt:i4>
      </vt:variant>
      <vt:variant>
        <vt:i4>0</vt:i4>
      </vt:variant>
      <vt:variant>
        <vt:i4>5</vt:i4>
      </vt:variant>
      <vt:variant>
        <vt:lpwstr>http://www.investopedia.com/terms/d/dividend.asp</vt:lpwstr>
      </vt:variant>
      <vt:variant>
        <vt:lpwstr/>
      </vt:variant>
      <vt:variant>
        <vt:i4>5439539</vt:i4>
      </vt:variant>
      <vt:variant>
        <vt:i4>111</vt:i4>
      </vt:variant>
      <vt:variant>
        <vt:i4>0</vt:i4>
      </vt:variant>
      <vt:variant>
        <vt:i4>5</vt:i4>
      </vt:variant>
      <vt:variant>
        <vt:lpwstr>http://www.investopedia.com/university/stockpicking/stockpicking6.asp</vt:lpwstr>
      </vt:variant>
      <vt:variant>
        <vt:lpwstr/>
      </vt:variant>
      <vt:variant>
        <vt:i4>5767186</vt:i4>
      </vt:variant>
      <vt:variant>
        <vt:i4>108</vt:i4>
      </vt:variant>
      <vt:variant>
        <vt:i4>0</vt:i4>
      </vt:variant>
      <vt:variant>
        <vt:i4>5</vt:i4>
      </vt:variant>
      <vt:variant>
        <vt:lpwstr>http://www.investopedia.com/terms/b/bond.asp</vt:lpwstr>
      </vt:variant>
      <vt:variant>
        <vt:lpwstr/>
      </vt:variant>
      <vt:variant>
        <vt:i4>1441809</vt:i4>
      </vt:variant>
      <vt:variant>
        <vt:i4>105</vt:i4>
      </vt:variant>
      <vt:variant>
        <vt:i4>0</vt:i4>
      </vt:variant>
      <vt:variant>
        <vt:i4>5</vt:i4>
      </vt:variant>
      <vt:variant>
        <vt:lpwstr>http://www.investopedia.com/terms/f/fixed-incomesecurity.asp</vt:lpwstr>
      </vt:variant>
      <vt:variant>
        <vt:lpwstr/>
      </vt:variant>
      <vt:variant>
        <vt:i4>5439539</vt:i4>
      </vt:variant>
      <vt:variant>
        <vt:i4>102</vt:i4>
      </vt:variant>
      <vt:variant>
        <vt:i4>0</vt:i4>
      </vt:variant>
      <vt:variant>
        <vt:i4>5</vt:i4>
      </vt:variant>
      <vt:variant>
        <vt:lpwstr>http://www.investopedia.com/university/stockpicking/stockpicking6.asp</vt:lpwstr>
      </vt:variant>
      <vt:variant>
        <vt:lpwstr/>
      </vt:variant>
      <vt:variant>
        <vt:i4>1048634</vt:i4>
      </vt:variant>
      <vt:variant>
        <vt:i4>93</vt:i4>
      </vt:variant>
      <vt:variant>
        <vt:i4>0</vt:i4>
      </vt:variant>
      <vt:variant>
        <vt:i4>5</vt:i4>
      </vt:variant>
      <vt:variant>
        <vt:lpwstr>http://www.investopedia.com/terms/v/valuation.asp</vt:lpwstr>
      </vt:variant>
      <vt:variant>
        <vt:lpwstr/>
      </vt:variant>
      <vt:variant>
        <vt:i4>7012438</vt:i4>
      </vt:variant>
      <vt:variant>
        <vt:i4>90</vt:i4>
      </vt:variant>
      <vt:variant>
        <vt:i4>0</vt:i4>
      </vt:variant>
      <vt:variant>
        <vt:i4>5</vt:i4>
      </vt:variant>
      <vt:variant>
        <vt:lpwstr>http://www.investopedia.com/terms/u/undervalued.asp</vt:lpwstr>
      </vt:variant>
      <vt:variant>
        <vt:lpwstr/>
      </vt:variant>
      <vt:variant>
        <vt:i4>5439542</vt:i4>
      </vt:variant>
      <vt:variant>
        <vt:i4>87</vt:i4>
      </vt:variant>
      <vt:variant>
        <vt:i4>0</vt:i4>
      </vt:variant>
      <vt:variant>
        <vt:i4>5</vt:i4>
      </vt:variant>
      <vt:variant>
        <vt:lpwstr>http://www.investopedia.com/university/stockpicking/stockpicking3.asp</vt:lpwstr>
      </vt:variant>
      <vt:variant>
        <vt:lpwstr/>
      </vt:variant>
      <vt:variant>
        <vt:i4>3473444</vt:i4>
      </vt:variant>
      <vt:variant>
        <vt:i4>57</vt:i4>
      </vt:variant>
      <vt:variant>
        <vt:i4>0</vt:i4>
      </vt:variant>
      <vt:variant>
        <vt:i4>5</vt:i4>
      </vt:variant>
      <vt:variant>
        <vt:lpwstr>http://en.wikipedia.org/wiki/American_Express</vt:lpwstr>
      </vt:variant>
      <vt:variant>
        <vt:lpwstr/>
      </vt:variant>
      <vt:variant>
        <vt:i4>3473476</vt:i4>
      </vt:variant>
      <vt:variant>
        <vt:i4>54</vt:i4>
      </vt:variant>
      <vt:variant>
        <vt:i4>0</vt:i4>
      </vt:variant>
      <vt:variant>
        <vt:i4>5</vt:i4>
      </vt:variant>
      <vt:variant>
        <vt:lpwstr>http://en.wikipedia.org/wiki/Lehman_Brothers</vt:lpwstr>
      </vt:variant>
      <vt:variant>
        <vt:lpwstr/>
      </vt:variant>
      <vt:variant>
        <vt:i4>8323157</vt:i4>
      </vt:variant>
      <vt:variant>
        <vt:i4>51</vt:i4>
      </vt:variant>
      <vt:variant>
        <vt:i4>0</vt:i4>
      </vt:variant>
      <vt:variant>
        <vt:i4>5</vt:i4>
      </vt:variant>
      <vt:variant>
        <vt:lpwstr>http://en.wikipedia.org/wiki/Yuppie</vt:lpwstr>
      </vt:variant>
      <vt:variant>
        <vt:lpwstr/>
      </vt:variant>
      <vt:variant>
        <vt:i4>1703986</vt:i4>
      </vt:variant>
      <vt:variant>
        <vt:i4>90</vt:i4>
      </vt:variant>
      <vt:variant>
        <vt:i4>0</vt:i4>
      </vt:variant>
      <vt:variant>
        <vt:i4>5</vt:i4>
      </vt:variant>
      <vt:variant>
        <vt:lpwstr>http://education.optionseducation.org</vt:lpwstr>
      </vt:variant>
      <vt:variant>
        <vt:lpwstr/>
      </vt:variant>
      <vt:variant>
        <vt:i4>4980765</vt:i4>
      </vt:variant>
      <vt:variant>
        <vt:i4>87</vt:i4>
      </vt:variant>
      <vt:variant>
        <vt:i4>0</vt:i4>
      </vt:variant>
      <vt:variant>
        <vt:i4>5</vt:i4>
      </vt:variant>
      <vt:variant>
        <vt:lpwstr>http://www.wikipedia.com</vt:lpwstr>
      </vt:variant>
      <vt:variant>
        <vt:lpwstr/>
      </vt:variant>
      <vt:variant>
        <vt:i4>6553656</vt:i4>
      </vt:variant>
      <vt:variant>
        <vt:i4>84</vt:i4>
      </vt:variant>
      <vt:variant>
        <vt:i4>0</vt:i4>
      </vt:variant>
      <vt:variant>
        <vt:i4>5</vt:i4>
      </vt:variant>
      <vt:variant>
        <vt:lpwstr>http://en.wikipedia.org/wiki/Wall_Street_Crash_of_1929</vt:lpwstr>
      </vt:variant>
      <vt:variant>
        <vt:lpwstr/>
      </vt:variant>
      <vt:variant>
        <vt:i4>6029317</vt:i4>
      </vt:variant>
      <vt:variant>
        <vt:i4>81</vt:i4>
      </vt:variant>
      <vt:variant>
        <vt:i4>0</vt:i4>
      </vt:variant>
      <vt:variant>
        <vt:i4>5</vt:i4>
      </vt:variant>
      <vt:variant>
        <vt:lpwstr>http://en.wikipedia.org/wiki/Panic_of_1907</vt:lpwstr>
      </vt:variant>
      <vt:variant>
        <vt:lpwstr/>
      </vt:variant>
      <vt:variant>
        <vt:i4>4980841</vt:i4>
      </vt:variant>
      <vt:variant>
        <vt:i4>78</vt:i4>
      </vt:variant>
      <vt:variant>
        <vt:i4>0</vt:i4>
      </vt:variant>
      <vt:variant>
        <vt:i4>5</vt:i4>
      </vt:variant>
      <vt:variant>
        <vt:lpwstr>http://en.wikipedia.org/wiki/Stock_market_crash</vt:lpwstr>
      </vt:variant>
      <vt:variant>
        <vt:lpwstr/>
      </vt:variant>
      <vt:variant>
        <vt:i4>6684695</vt:i4>
      </vt:variant>
      <vt:variant>
        <vt:i4>75</vt:i4>
      </vt:variant>
      <vt:variant>
        <vt:i4>0</vt:i4>
      </vt:variant>
      <vt:variant>
        <vt:i4>5</vt:i4>
      </vt:variant>
      <vt:variant>
        <vt:lpwstr>http://en.wikipedia.org/wiki/Short_selling</vt:lpwstr>
      </vt:variant>
      <vt:variant>
        <vt:lpwstr/>
      </vt:variant>
      <vt:variant>
        <vt:i4>1572889</vt:i4>
      </vt:variant>
      <vt:variant>
        <vt:i4>72</vt:i4>
      </vt:variant>
      <vt:variant>
        <vt:i4>0</vt:i4>
      </vt:variant>
      <vt:variant>
        <vt:i4>5</vt:i4>
      </vt:variant>
      <vt:variant>
        <vt:lpwstr>http://en.wikipedia.org/wiki/Stock_trader</vt:lpwstr>
      </vt:variant>
      <vt:variant>
        <vt:lpwstr/>
      </vt:variant>
      <vt:variant>
        <vt:i4>1703996</vt:i4>
      </vt:variant>
      <vt:variant>
        <vt:i4>69</vt:i4>
      </vt:variant>
      <vt:variant>
        <vt:i4>0</vt:i4>
      </vt:variant>
      <vt:variant>
        <vt:i4>5</vt:i4>
      </vt:variant>
      <vt:variant>
        <vt:lpwstr>http://en.wikipedia.org/wiki/1940</vt:lpwstr>
      </vt:variant>
      <vt:variant>
        <vt:lpwstr/>
      </vt:variant>
      <vt:variant>
        <vt:i4>6815773</vt:i4>
      </vt:variant>
      <vt:variant>
        <vt:i4>66</vt:i4>
      </vt:variant>
      <vt:variant>
        <vt:i4>0</vt:i4>
      </vt:variant>
      <vt:variant>
        <vt:i4>5</vt:i4>
      </vt:variant>
      <vt:variant>
        <vt:lpwstr>http://en.wikipedia.org/wiki/November_28</vt:lpwstr>
      </vt:variant>
      <vt:variant>
        <vt:lpwstr/>
      </vt:variant>
      <vt:variant>
        <vt:i4>1638458</vt:i4>
      </vt:variant>
      <vt:variant>
        <vt:i4>63</vt:i4>
      </vt:variant>
      <vt:variant>
        <vt:i4>0</vt:i4>
      </vt:variant>
      <vt:variant>
        <vt:i4>5</vt:i4>
      </vt:variant>
      <vt:variant>
        <vt:lpwstr>http://en.wikipedia.org/wiki/1877</vt:lpwstr>
      </vt:variant>
      <vt:variant>
        <vt:lpwstr/>
      </vt:variant>
      <vt:variant>
        <vt:i4>7340043</vt:i4>
      </vt:variant>
      <vt:variant>
        <vt:i4>60</vt:i4>
      </vt:variant>
      <vt:variant>
        <vt:i4>0</vt:i4>
      </vt:variant>
      <vt:variant>
        <vt:i4>5</vt:i4>
      </vt:variant>
      <vt:variant>
        <vt:lpwstr>http://en.wikipedia.org/wiki/July_26</vt:lpwstr>
      </vt:variant>
      <vt:variant>
        <vt:lpwstr/>
      </vt:variant>
      <vt:variant>
        <vt:i4>6291510</vt:i4>
      </vt:variant>
      <vt:variant>
        <vt:i4>57</vt:i4>
      </vt:variant>
      <vt:variant>
        <vt:i4>0</vt:i4>
      </vt:variant>
      <vt:variant>
        <vt:i4>5</vt:i4>
      </vt:variant>
      <vt:variant>
        <vt:lpwstr>http://en.wikipedia.org/wiki/Economics</vt:lpwstr>
      </vt:variant>
      <vt:variant>
        <vt:lpwstr/>
      </vt:variant>
      <vt:variant>
        <vt:i4>131094</vt:i4>
      </vt:variant>
      <vt:variant>
        <vt:i4>54</vt:i4>
      </vt:variant>
      <vt:variant>
        <vt:i4>0</vt:i4>
      </vt:variant>
      <vt:variant>
        <vt:i4>5</vt:i4>
      </vt:variant>
      <vt:variant>
        <vt:lpwstr>http://en.wikipedia.org/wiki/Franklin_D._Roosevelt</vt:lpwstr>
      </vt:variant>
      <vt:variant>
        <vt:lpwstr/>
      </vt:variant>
      <vt:variant>
        <vt:i4>7733370</vt:i4>
      </vt:variant>
      <vt:variant>
        <vt:i4>51</vt:i4>
      </vt:variant>
      <vt:variant>
        <vt:i4>0</vt:i4>
      </vt:variant>
      <vt:variant>
        <vt:i4>5</vt:i4>
      </vt:variant>
      <vt:variant>
        <vt:lpwstr>http://en.wikipedia.org/wiki/Woodrow_Wilson</vt:lpwstr>
      </vt:variant>
      <vt:variant>
        <vt:lpwstr/>
      </vt:variant>
      <vt:variant>
        <vt:i4>8126531</vt:i4>
      </vt:variant>
      <vt:variant>
        <vt:i4>48</vt:i4>
      </vt:variant>
      <vt:variant>
        <vt:i4>0</vt:i4>
      </vt:variant>
      <vt:variant>
        <vt:i4>5</vt:i4>
      </vt:variant>
      <vt:variant>
        <vt:lpwstr>http://en.wikipedia.org/wiki/President_of_the_United_States</vt:lpwstr>
      </vt:variant>
      <vt:variant>
        <vt:lpwstr/>
      </vt:variant>
      <vt:variant>
        <vt:i4>3997737</vt:i4>
      </vt:variant>
      <vt:variant>
        <vt:i4>45</vt:i4>
      </vt:variant>
      <vt:variant>
        <vt:i4>0</vt:i4>
      </vt:variant>
      <vt:variant>
        <vt:i4>5</vt:i4>
      </vt:variant>
      <vt:variant>
        <vt:lpwstr>http://en.wikipedia.org/wiki/Democratic_Party_(United_States)</vt:lpwstr>
      </vt:variant>
      <vt:variant>
        <vt:lpwstr/>
      </vt:variant>
      <vt:variant>
        <vt:i4>1245247</vt:i4>
      </vt:variant>
      <vt:variant>
        <vt:i4>42</vt:i4>
      </vt:variant>
      <vt:variant>
        <vt:i4>0</vt:i4>
      </vt:variant>
      <vt:variant>
        <vt:i4>5</vt:i4>
      </vt:variant>
      <vt:variant>
        <vt:lpwstr>http://en.wikipedia.org/wiki/Business</vt:lpwstr>
      </vt:variant>
      <vt:variant>
        <vt:lpwstr/>
      </vt:variant>
      <vt:variant>
        <vt:i4>1703962</vt:i4>
      </vt:variant>
      <vt:variant>
        <vt:i4>39</vt:i4>
      </vt:variant>
      <vt:variant>
        <vt:i4>0</vt:i4>
      </vt:variant>
      <vt:variant>
        <vt:i4>5</vt:i4>
      </vt:variant>
      <vt:variant>
        <vt:lpwstr>http://en.wikipedia.org/wiki/Political_consulting</vt:lpwstr>
      </vt:variant>
      <vt:variant>
        <vt:lpwstr/>
      </vt:variant>
      <vt:variant>
        <vt:i4>7012391</vt:i4>
      </vt:variant>
      <vt:variant>
        <vt:i4>36</vt:i4>
      </vt:variant>
      <vt:variant>
        <vt:i4>0</vt:i4>
      </vt:variant>
      <vt:variant>
        <vt:i4>5</vt:i4>
      </vt:variant>
      <vt:variant>
        <vt:lpwstr>http://en.wikipedia.org/wiki/Statesman</vt:lpwstr>
      </vt:variant>
      <vt:variant>
        <vt:lpwstr/>
      </vt:variant>
      <vt:variant>
        <vt:i4>1704017</vt:i4>
      </vt:variant>
      <vt:variant>
        <vt:i4>33</vt:i4>
      </vt:variant>
      <vt:variant>
        <vt:i4>0</vt:i4>
      </vt:variant>
      <vt:variant>
        <vt:i4>5</vt:i4>
      </vt:variant>
      <vt:variant>
        <vt:lpwstr>http://en.wikipedia.org/wiki/Speculation</vt:lpwstr>
      </vt:variant>
      <vt:variant>
        <vt:lpwstr/>
      </vt:variant>
      <vt:variant>
        <vt:i4>1179651</vt:i4>
      </vt:variant>
      <vt:variant>
        <vt:i4>30</vt:i4>
      </vt:variant>
      <vt:variant>
        <vt:i4>0</vt:i4>
      </vt:variant>
      <vt:variant>
        <vt:i4>5</vt:i4>
      </vt:variant>
      <vt:variant>
        <vt:lpwstr>http://en.wikipedia.org/wiki/Stock_market</vt:lpwstr>
      </vt:variant>
      <vt:variant>
        <vt:lpwstr/>
      </vt:variant>
      <vt:variant>
        <vt:i4>6422587</vt:i4>
      </vt:variant>
      <vt:variant>
        <vt:i4>27</vt:i4>
      </vt:variant>
      <vt:variant>
        <vt:i4>0</vt:i4>
      </vt:variant>
      <vt:variant>
        <vt:i4>5</vt:i4>
      </vt:variant>
      <vt:variant>
        <vt:lpwstr>http://en.wikipedia.org/wiki/Financier</vt:lpwstr>
      </vt:variant>
      <vt:variant>
        <vt:lpwstr/>
      </vt:variant>
      <vt:variant>
        <vt:i4>4849724</vt:i4>
      </vt:variant>
      <vt:variant>
        <vt:i4>24</vt:i4>
      </vt:variant>
      <vt:variant>
        <vt:i4>0</vt:i4>
      </vt:variant>
      <vt:variant>
        <vt:i4>5</vt:i4>
      </vt:variant>
      <vt:variant>
        <vt:lpwstr>http://en.wikipedia.org/wiki/United_States</vt:lpwstr>
      </vt:variant>
      <vt:variant>
        <vt:lpwstr/>
      </vt:variant>
      <vt:variant>
        <vt:i4>720930</vt:i4>
      </vt:variant>
      <vt:variant>
        <vt:i4>21</vt:i4>
      </vt:variant>
      <vt:variant>
        <vt:i4>0</vt:i4>
      </vt:variant>
      <vt:variant>
        <vt:i4>5</vt:i4>
      </vt:variant>
      <vt:variant>
        <vt:lpwstr>http://www.thismatter.com</vt:lpwstr>
      </vt:variant>
      <vt:variant>
        <vt:lpwstr/>
      </vt:variant>
      <vt:variant>
        <vt:i4>5636155</vt:i4>
      </vt:variant>
      <vt:variant>
        <vt:i4>18</vt:i4>
      </vt:variant>
      <vt:variant>
        <vt:i4>0</vt:i4>
      </vt:variant>
      <vt:variant>
        <vt:i4>5</vt:i4>
      </vt:variant>
      <vt:variant>
        <vt:lpwstr>http://en.wikipedia.org/wiki/Magellan_Fund</vt:lpwstr>
      </vt:variant>
      <vt:variant>
        <vt:lpwstr/>
      </vt:variant>
      <vt:variant>
        <vt:i4>1638490</vt:i4>
      </vt:variant>
      <vt:variant>
        <vt:i4>15</vt:i4>
      </vt:variant>
      <vt:variant>
        <vt:i4>0</vt:i4>
      </vt:variant>
      <vt:variant>
        <vt:i4>5</vt:i4>
      </vt:variant>
      <vt:variant>
        <vt:lpwstr>http://www.moneychimp.com/features/market_cagr.html</vt:lpwstr>
      </vt:variant>
      <vt:variant>
        <vt:lpwstr/>
      </vt:variant>
      <vt:variant>
        <vt:i4>7667788</vt:i4>
      </vt:variant>
      <vt:variant>
        <vt:i4>12</vt:i4>
      </vt:variant>
      <vt:variant>
        <vt:i4>0</vt:i4>
      </vt:variant>
      <vt:variant>
        <vt:i4>5</vt:i4>
      </vt:variant>
      <vt:variant>
        <vt:lpwstr>http://www.investopedia.com/terms/s/softdollars.asp</vt:lpwstr>
      </vt:variant>
      <vt:variant>
        <vt:lpwstr/>
      </vt:variant>
      <vt:variant>
        <vt:i4>7667788</vt:i4>
      </vt:variant>
      <vt:variant>
        <vt:i4>9</vt:i4>
      </vt:variant>
      <vt:variant>
        <vt:i4>0</vt:i4>
      </vt:variant>
      <vt:variant>
        <vt:i4>5</vt:i4>
      </vt:variant>
      <vt:variant>
        <vt:lpwstr>http://www.investopedia.com/terms/s/softdollars.asp</vt:lpwstr>
      </vt:variant>
      <vt:variant>
        <vt:lpwstr/>
      </vt:variant>
      <vt:variant>
        <vt:i4>7667788</vt:i4>
      </vt:variant>
      <vt:variant>
        <vt:i4>6</vt:i4>
      </vt:variant>
      <vt:variant>
        <vt:i4>0</vt:i4>
      </vt:variant>
      <vt:variant>
        <vt:i4>5</vt:i4>
      </vt:variant>
      <vt:variant>
        <vt:lpwstr>http://www.investopedia.com/terms/s/softdollars.asp</vt:lpwstr>
      </vt:variant>
      <vt:variant>
        <vt:lpwstr/>
      </vt:variant>
      <vt:variant>
        <vt:i4>8323154</vt:i4>
      </vt:variant>
      <vt:variant>
        <vt:i4>3</vt:i4>
      </vt:variant>
      <vt:variant>
        <vt:i4>0</vt:i4>
      </vt:variant>
      <vt:variant>
        <vt:i4>5</vt:i4>
      </vt:variant>
      <vt:variant>
        <vt:lpwstr>http://www.investopedia.com/terms/w/wrapaccount.asp</vt:lpwstr>
      </vt:variant>
      <vt:variant>
        <vt:lpwstr/>
      </vt:variant>
      <vt:variant>
        <vt:i4>8323154</vt:i4>
      </vt:variant>
      <vt:variant>
        <vt:i4>0</vt:i4>
      </vt:variant>
      <vt:variant>
        <vt:i4>0</vt:i4>
      </vt:variant>
      <vt:variant>
        <vt:i4>5</vt:i4>
      </vt:variant>
      <vt:variant>
        <vt:lpwstr>http://www.investopedia.com/terms/w/wrapaccount.asp</vt:lpwstr>
      </vt:variant>
      <vt:variant>
        <vt:lpwstr/>
      </vt:variant>
      <vt:variant>
        <vt:i4>262187</vt:i4>
      </vt:variant>
      <vt:variant>
        <vt:i4>64167</vt:i4>
      </vt:variant>
      <vt:variant>
        <vt:i4>1084</vt:i4>
      </vt:variant>
      <vt:variant>
        <vt:i4>1</vt:i4>
      </vt:variant>
      <vt:variant>
        <vt:lpwstr>BOLT Chart and paragraphs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Jesse Wilensky</dc:creator>
  <cp:keywords/>
  <dc:description/>
  <cp:lastModifiedBy>Dmitry Pokhilko</cp:lastModifiedBy>
  <cp:revision>5</cp:revision>
  <cp:lastPrinted>2012-04-22T00:25:00Z</cp:lastPrinted>
  <dcterms:created xsi:type="dcterms:W3CDTF">2025-11-05T16:44:00Z</dcterms:created>
  <dcterms:modified xsi:type="dcterms:W3CDTF">2025-11-05T17:24:00Z</dcterms:modified>
</cp:coreProperties>
</file>